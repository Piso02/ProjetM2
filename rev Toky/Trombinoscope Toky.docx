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88676C" w14:textId="2F2EB122" w:rsidR="00D10D57" w:rsidRDefault="00D10D57" w:rsidP="00D10D57">
      <w:r w:rsidRPr="006855FA">
        <w:rPr>
          <w:b/>
          <w:bCs/>
          <w:noProof/>
          <w:sz w:val="32"/>
          <w:szCs w:val="32"/>
          <w:lang w:val="en-US"/>
        </w:rPr>
        <w:drawing>
          <wp:anchor distT="0" distB="7620" distL="114300" distR="114935" simplePos="0" relativeHeight="251659264" behindDoc="1" locked="0" layoutInCell="1" allowOverlap="1" wp14:anchorId="1B4120D2" wp14:editId="2C94EB16">
            <wp:simplePos x="0" y="0"/>
            <wp:positionH relativeFrom="leftMargin">
              <wp:posOffset>3143250</wp:posOffset>
            </wp:positionH>
            <wp:positionV relativeFrom="paragraph">
              <wp:posOffset>338455</wp:posOffset>
            </wp:positionV>
            <wp:extent cx="1753465" cy="214312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pic:cNvPicPr>
                      <a:picLocks noChangeAspect="1" noChangeArrowheads="1"/>
                    </pic:cNvPicPr>
                  </pic:nvPicPr>
                  <pic:blipFill>
                    <a:blip r:embed="rId8"/>
                    <a:srcRect r="2152" b="1404"/>
                    <a:stretch>
                      <a:fillRect/>
                    </a:stretch>
                  </pic:blipFill>
                  <pic:spPr bwMode="auto">
                    <a:xfrm>
                      <a:off x="0" y="0"/>
                      <a:ext cx="1753465" cy="2143125"/>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lang w:val="en-US"/>
        </w:rPr>
        <mc:AlternateContent>
          <mc:Choice Requires="wps">
            <w:drawing>
              <wp:anchor distT="0" distB="0" distL="114300" distR="114300" simplePos="0" relativeHeight="251662336" behindDoc="0" locked="0" layoutInCell="1" allowOverlap="1" wp14:anchorId="680B79D1" wp14:editId="1B4D2410">
                <wp:simplePos x="0" y="0"/>
                <wp:positionH relativeFrom="column">
                  <wp:posOffset>147955</wp:posOffset>
                </wp:positionH>
                <wp:positionV relativeFrom="paragraph">
                  <wp:posOffset>4719955</wp:posOffset>
                </wp:positionV>
                <wp:extent cx="5800725" cy="523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80072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38473" w14:textId="77777777" w:rsidR="00B567D0" w:rsidRPr="00F57ED0" w:rsidRDefault="00B567D0" w:rsidP="00D10D57">
                            <w:pPr>
                              <w:jc w:val="center"/>
                              <w:rPr>
                                <w:b/>
                                <w:i/>
                                <w:sz w:val="50"/>
                                <w:szCs w:val="50"/>
                              </w:rPr>
                            </w:pPr>
                            <w:r w:rsidRPr="00F57ED0">
                              <w:rPr>
                                <w:b/>
                                <w:i/>
                                <w:sz w:val="50"/>
                                <w:szCs w:val="50"/>
                              </w:rPr>
                              <w:t>Département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B79D1" id="_x0000_t202" coordsize="21600,21600" o:spt="202" path="m,l,21600r21600,l21600,xe">
                <v:stroke joinstyle="miter"/>
                <v:path gradientshapeok="t" o:connecttype="rect"/>
              </v:shapetype>
              <v:shape id="Zone de texte 3" o:spid="_x0000_s1026" type="#_x0000_t202" style="position:absolute;margin-left:11.65pt;margin-top:371.65pt;width:456.75pt;height:4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" filled="f" stroked="f" strokeweight=".5pt">
                <v:textbox>
                  <w:txbxContent>
                    <w:p w14:paraId="31438473" w14:textId="77777777" w:rsidR="00B567D0" w:rsidRPr="00F57ED0" w:rsidRDefault="00B567D0" w:rsidP="00D10D57">
                      <w:pPr>
                        <w:jc w:val="center"/>
                        <w:rPr>
                          <w:b/>
                          <w:i/>
                          <w:sz w:val="50"/>
                          <w:szCs w:val="50"/>
                        </w:rPr>
                      </w:pPr>
                      <w:r w:rsidRPr="00F57ED0">
                        <w:rPr>
                          <w:b/>
                          <w:i/>
                          <w:sz w:val="50"/>
                          <w:szCs w:val="50"/>
                        </w:rPr>
                        <w:t>Département informatique</w:t>
                      </w:r>
                    </w:p>
                  </w:txbxContent>
                </v:textbox>
              </v:shape>
            </w:pict>
          </mc:Fallback>
        </mc:AlternateContent>
      </w:r>
      <w:r>
        <w:rPr>
          <w:b/>
          <w:bCs/>
          <w:noProof/>
          <w:sz w:val="32"/>
          <w:szCs w:val="32"/>
          <w:lang w:val="en-US"/>
        </w:rPr>
        <mc:AlternateContent>
          <mc:Choice Requires="wps">
            <w:drawing>
              <wp:anchor distT="0" distB="0" distL="114300" distR="114300" simplePos="0" relativeHeight="251660288" behindDoc="0" locked="0" layoutInCell="1" allowOverlap="1" wp14:anchorId="796D4B2E" wp14:editId="70EA2DF3">
                <wp:simplePos x="0" y="0"/>
                <wp:positionH relativeFrom="margin">
                  <wp:posOffset>-148590</wp:posOffset>
                </wp:positionH>
                <wp:positionV relativeFrom="paragraph">
                  <wp:posOffset>3510280</wp:posOffset>
                </wp:positionV>
                <wp:extent cx="6267450" cy="18764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6267450" cy="1876425"/>
                        </a:xfrm>
                        <a:prstGeom prst="rect">
                          <a:avLst/>
                        </a:prstGeom>
                        <a:solidFill>
                          <a:srgbClr val="FFEFBD"/>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5D6CA2" id="Rectangle 1" o:spid="_x0000_s1026" style="position:absolute;margin-left:-11.7pt;margin-top:276.4pt;width:493.5pt;height:147.7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" fillcolor="#ffefbd" strokecolor="black [3213]" strokeweight="1pt">
                <w10:wrap anchorx="margin"/>
              </v:rect>
            </w:pict>
          </mc:Fallback>
        </mc:AlternateContent>
      </w:r>
      <w:r>
        <w:rPr>
          <w:b/>
          <w:bCs/>
          <w:noProof/>
          <w:sz w:val="32"/>
          <w:szCs w:val="32"/>
          <w:lang w:val="en-US"/>
        </w:rPr>
        <mc:AlternateContent>
          <mc:Choice Requires="wps">
            <w:drawing>
              <wp:anchor distT="0" distB="0" distL="114300" distR="114300" simplePos="0" relativeHeight="251661312" behindDoc="0" locked="0" layoutInCell="1" allowOverlap="1" wp14:anchorId="62F1C86C" wp14:editId="70A2CEE4">
                <wp:simplePos x="0" y="0"/>
                <wp:positionH relativeFrom="column">
                  <wp:posOffset>62230</wp:posOffset>
                </wp:positionH>
                <wp:positionV relativeFrom="paragraph">
                  <wp:posOffset>3691255</wp:posOffset>
                </wp:positionV>
                <wp:extent cx="5800725" cy="93345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800725" cy="933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0DEF8" w14:textId="77777777" w:rsidR="00B567D0" w:rsidRPr="00F57ED0" w:rsidRDefault="00B567D0" w:rsidP="00D10D57">
                            <w:pPr>
                              <w:jc w:val="center"/>
                              <w:rPr>
                                <w:b/>
                                <w:color w:val="546882"/>
                                <w:sz w:val="50"/>
                                <w:szCs w:val="50"/>
                              </w:rPr>
                            </w:pPr>
                            <w:r w:rsidRPr="00F57ED0">
                              <w:rPr>
                                <w:b/>
                                <w:color w:val="546882"/>
                                <w:sz w:val="50"/>
                                <w:szCs w:val="50"/>
                              </w:rPr>
                              <w:t xml:space="preserve">Cahier d’expression des besoins pour </w:t>
                            </w:r>
                            <w:r>
                              <w:rPr>
                                <w:b/>
                                <w:color w:val="546882"/>
                                <w:sz w:val="50"/>
                                <w:szCs w:val="50"/>
                              </w:rPr>
                              <w:t>la refonte</w:t>
                            </w:r>
                            <w:r w:rsidRPr="00F57ED0">
                              <w:rPr>
                                <w:b/>
                                <w:color w:val="546882"/>
                                <w:sz w:val="50"/>
                                <w:szCs w:val="50"/>
                              </w:rPr>
                              <w:t xml:space="preserve"> de l’outil Trombinoscope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1C86C" id="Zone de texte 2" o:spid="_x0000_s1027" type="#_x0000_t202" style="position:absolute;margin-left:4.9pt;margin-top:290.65pt;width:456.7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" filled="f" stroked="f" strokeweight=".5pt">
                <v:textbox>
                  <w:txbxContent>
                    <w:p w14:paraId="6C50DEF8" w14:textId="77777777" w:rsidR="00B567D0" w:rsidRPr="00F57ED0" w:rsidRDefault="00B567D0" w:rsidP="00D10D57">
                      <w:pPr>
                        <w:jc w:val="center"/>
                        <w:rPr>
                          <w:b/>
                          <w:color w:val="546882"/>
                          <w:sz w:val="50"/>
                          <w:szCs w:val="50"/>
                        </w:rPr>
                      </w:pPr>
                      <w:r w:rsidRPr="00F57ED0">
                        <w:rPr>
                          <w:b/>
                          <w:color w:val="546882"/>
                          <w:sz w:val="50"/>
                          <w:szCs w:val="50"/>
                        </w:rPr>
                        <w:t xml:space="preserve">Cahier d’expression des besoins pour </w:t>
                      </w:r>
                      <w:r>
                        <w:rPr>
                          <w:b/>
                          <w:color w:val="546882"/>
                          <w:sz w:val="50"/>
                          <w:szCs w:val="50"/>
                        </w:rPr>
                        <w:t>la refonte</w:t>
                      </w:r>
                      <w:r w:rsidRPr="00F57ED0">
                        <w:rPr>
                          <w:b/>
                          <w:color w:val="546882"/>
                          <w:sz w:val="50"/>
                          <w:szCs w:val="50"/>
                        </w:rPr>
                        <w:t xml:space="preserve"> de l’outil Trombinoscope</w:t>
                      </w:r>
                    </w:p>
                  </w:txbxContent>
                </v:textbox>
              </v:shape>
            </w:pict>
          </mc:Fallback>
        </mc:AlternateContent>
      </w:r>
      <w:ins w:id="0" w:author="Tokimahery" w:date="2021-08-05T09:52:00Z">
        <w:r w:rsidR="00D91FC9">
          <w:t>)</w:t>
        </w:r>
      </w:ins>
      <w:r>
        <w:t xml:space="preserve">        </w:t>
      </w:r>
    </w:p>
    <w:p w14:paraId="4DF47113" w14:textId="77777777" w:rsidR="00D10D57" w:rsidRPr="00F57ED0" w:rsidRDefault="00D10D57" w:rsidP="00D10D57"/>
    <w:p w14:paraId="35A2D3C0" w14:textId="77777777" w:rsidR="00D10D57" w:rsidRPr="00F57ED0" w:rsidRDefault="00D10D57" w:rsidP="00D10D57"/>
    <w:p w14:paraId="42A22B2A" w14:textId="77777777" w:rsidR="00D10D57" w:rsidRPr="00F57ED0" w:rsidRDefault="00D10D57" w:rsidP="00D10D57"/>
    <w:p w14:paraId="625ECFDC" w14:textId="77777777" w:rsidR="00D10D57" w:rsidRPr="00F57ED0" w:rsidRDefault="00D10D57" w:rsidP="00D10D57"/>
    <w:p w14:paraId="6A591073" w14:textId="77777777" w:rsidR="00D10D57" w:rsidRPr="00F57ED0" w:rsidRDefault="00D10D57" w:rsidP="00D10D57"/>
    <w:p w14:paraId="75D8EA55" w14:textId="77777777" w:rsidR="00D10D57" w:rsidRPr="00F57ED0" w:rsidRDefault="00D10D57" w:rsidP="00D10D57"/>
    <w:p w14:paraId="1DA2C7ED" w14:textId="77777777" w:rsidR="00D10D57" w:rsidRPr="00F57ED0" w:rsidRDefault="00D10D57" w:rsidP="00D10D57"/>
    <w:p w14:paraId="08DC8B1E" w14:textId="77777777" w:rsidR="00D10D57" w:rsidRPr="00F57ED0" w:rsidRDefault="00D10D57" w:rsidP="00D10D57"/>
    <w:p w14:paraId="0FD1C456" w14:textId="77777777" w:rsidR="00D10D57" w:rsidRPr="00F57ED0" w:rsidRDefault="00D10D57" w:rsidP="00D10D57"/>
    <w:p w14:paraId="7D65C0D3" w14:textId="77777777" w:rsidR="00D10D57" w:rsidRPr="00F57ED0" w:rsidRDefault="00D10D57" w:rsidP="00D10D57"/>
    <w:p w14:paraId="43A35796" w14:textId="77777777" w:rsidR="00D10D57" w:rsidRPr="00F57ED0" w:rsidRDefault="00D10D57" w:rsidP="00D10D57"/>
    <w:p w14:paraId="6C63F5EC" w14:textId="77777777" w:rsidR="00D10D57" w:rsidRPr="00F57ED0" w:rsidRDefault="00D10D57" w:rsidP="00D10D57"/>
    <w:p w14:paraId="51DE562B" w14:textId="77777777" w:rsidR="00D10D57" w:rsidRPr="00F57ED0" w:rsidRDefault="00D10D57" w:rsidP="00D10D57"/>
    <w:p w14:paraId="599C9E24" w14:textId="77777777" w:rsidR="00D10D57" w:rsidRPr="00F57ED0" w:rsidRDefault="00D10D57" w:rsidP="00D10D57"/>
    <w:p w14:paraId="686BA1D8" w14:textId="77777777" w:rsidR="00D10D57" w:rsidRPr="00F57ED0" w:rsidRDefault="00D10D57" w:rsidP="00D10D57"/>
    <w:p w14:paraId="042CC259" w14:textId="77777777" w:rsidR="00D10D57" w:rsidRPr="00F57ED0" w:rsidRDefault="00D10D57" w:rsidP="00D10D57"/>
    <w:p w14:paraId="442892DE" w14:textId="77777777" w:rsidR="00D10D57" w:rsidRPr="00F57ED0" w:rsidRDefault="00D10D57" w:rsidP="00D10D57"/>
    <w:p w14:paraId="639733E0" w14:textId="77777777" w:rsidR="00D10D57" w:rsidRPr="00F57ED0" w:rsidRDefault="00D10D57" w:rsidP="00D10D57"/>
    <w:p w14:paraId="3AAE016D" w14:textId="77777777" w:rsidR="00D10D57" w:rsidRPr="00F57ED0" w:rsidRDefault="00D10D57" w:rsidP="00D10D57"/>
    <w:p w14:paraId="40797F66" w14:textId="77777777" w:rsidR="00D10D57" w:rsidRDefault="00D10D57" w:rsidP="00D10D57">
      <w:pPr>
        <w:tabs>
          <w:tab w:val="left" w:pos="3960"/>
        </w:tabs>
        <w:jc w:val="center"/>
        <w:rPr>
          <w:b/>
          <w:sz w:val="28"/>
        </w:rPr>
      </w:pPr>
      <w:r w:rsidRPr="00F57ED0">
        <w:rPr>
          <w:b/>
          <w:sz w:val="28"/>
        </w:rPr>
        <w:t>Version 1.0</w:t>
      </w:r>
    </w:p>
    <w:p w14:paraId="10194CDE" w14:textId="77777777" w:rsidR="00D10D57" w:rsidRDefault="00D10D57" w:rsidP="00D10D57">
      <w:pPr>
        <w:tabs>
          <w:tab w:val="left" w:pos="3960"/>
        </w:tabs>
        <w:jc w:val="center"/>
        <w:rPr>
          <w:sz w:val="32"/>
        </w:rPr>
      </w:pPr>
      <w:r>
        <w:rPr>
          <w:sz w:val="32"/>
        </w:rPr>
        <w:t>Juin</w:t>
      </w:r>
      <w:r w:rsidRPr="00F57ED0">
        <w:rPr>
          <w:sz w:val="32"/>
        </w:rPr>
        <w:t xml:space="preserve"> 2021</w:t>
      </w:r>
    </w:p>
    <w:p w14:paraId="35A687D6" w14:textId="77777777" w:rsidR="00D10D57" w:rsidRDefault="00D10D57" w:rsidP="00D10D57">
      <w:pPr>
        <w:tabs>
          <w:tab w:val="left" w:pos="3960"/>
        </w:tabs>
        <w:jc w:val="center"/>
        <w:rPr>
          <w:sz w:val="32"/>
        </w:rPr>
      </w:pPr>
    </w:p>
    <w:p w14:paraId="50B5F681" w14:textId="77777777" w:rsidR="00D10D57" w:rsidRDefault="00D10D57" w:rsidP="00D10D57">
      <w:pPr>
        <w:tabs>
          <w:tab w:val="left" w:pos="3960"/>
        </w:tabs>
        <w:jc w:val="center"/>
        <w:rPr>
          <w:sz w:val="32"/>
        </w:rPr>
      </w:pPr>
    </w:p>
    <w:p w14:paraId="6FBEA3ED" w14:textId="77777777" w:rsidR="00D10D57" w:rsidRDefault="00D10D57" w:rsidP="00D10D57">
      <w:pPr>
        <w:tabs>
          <w:tab w:val="left" w:pos="3960"/>
        </w:tabs>
        <w:jc w:val="center"/>
        <w:rPr>
          <w:sz w:val="32"/>
        </w:rPr>
      </w:pPr>
    </w:p>
    <w:p w14:paraId="7FA3BEF8" w14:textId="77777777" w:rsidR="00D10D57" w:rsidRDefault="00D10D57" w:rsidP="00D10D57">
      <w:pPr>
        <w:tabs>
          <w:tab w:val="left" w:pos="3960"/>
        </w:tabs>
        <w:jc w:val="center"/>
        <w:rPr>
          <w:sz w:val="32"/>
        </w:rPr>
      </w:pPr>
    </w:p>
    <w:p w14:paraId="47E2244F" w14:textId="77777777" w:rsidR="00D10D57" w:rsidRDefault="00D10D57" w:rsidP="00D10D57">
      <w:pPr>
        <w:tabs>
          <w:tab w:val="left" w:pos="3960"/>
        </w:tabs>
        <w:jc w:val="center"/>
        <w:rPr>
          <w:sz w:val="32"/>
        </w:rPr>
      </w:pPr>
    </w:p>
    <w:p w14:paraId="4997BA0C" w14:textId="77777777" w:rsidR="00D10D57" w:rsidRDefault="00D10D57" w:rsidP="00D10D57">
      <w:pPr>
        <w:tabs>
          <w:tab w:val="left" w:pos="3960"/>
        </w:tabs>
        <w:jc w:val="center"/>
        <w:rPr>
          <w:sz w:val="32"/>
        </w:rPr>
      </w:pPr>
    </w:p>
    <w:p w14:paraId="5CC945E9" w14:textId="77777777" w:rsidR="00D10D57" w:rsidRDefault="00D10D57" w:rsidP="00D10D57">
      <w:pPr>
        <w:tabs>
          <w:tab w:val="left" w:pos="3960"/>
        </w:tabs>
        <w:jc w:val="center"/>
        <w:rPr>
          <w:sz w:val="32"/>
        </w:rPr>
      </w:pPr>
    </w:p>
    <w:sdt>
      <w:sdtPr>
        <w:rPr>
          <w:b w:val="0"/>
          <w:color w:val="auto"/>
          <w:sz w:val="22"/>
        </w:rPr>
        <w:id w:val="-1071270571"/>
        <w:docPartObj>
          <w:docPartGallery w:val="Table of Contents"/>
          <w:docPartUnique/>
        </w:docPartObj>
      </w:sdtPr>
      <w:sdtEndPr>
        <w:rPr>
          <w:bCs/>
        </w:rPr>
      </w:sdtEndPr>
      <w:sdtContent>
        <w:p w14:paraId="308BD689" w14:textId="77777777" w:rsidR="00D10D57" w:rsidRPr="00DC1934" w:rsidRDefault="00D10D57" w:rsidP="00D10D57">
          <w:pPr>
            <w:pStyle w:val="En-ttee"/>
          </w:pPr>
          <w:r w:rsidRPr="00DC1934">
            <w:t>TABLE DES MATIERES</w:t>
          </w:r>
        </w:p>
        <w:p w14:paraId="74587C96" w14:textId="77777777" w:rsidR="005E54E6" w:rsidRDefault="00D10D57">
          <w:pPr>
            <w:pStyle w:val="TM1"/>
            <w:tabs>
              <w:tab w:val="left" w:pos="440"/>
              <w:tab w:val="right" w:leader="underscore" w:pos="9062"/>
            </w:tabs>
            <w:rPr>
              <w:rFonts w:eastAsiaTheme="minorEastAsia"/>
              <w:b w:val="0"/>
              <w:bCs w:val="0"/>
              <w:i w:val="0"/>
              <w:iCs w:val="0"/>
              <w:noProof/>
              <w:sz w:val="22"/>
              <w:szCs w:val="22"/>
              <w:lang w:eastAsia="fr-FR"/>
            </w:rPr>
          </w:pPr>
          <w:r>
            <w:rPr>
              <w:b w:val="0"/>
              <w:bCs w:val="0"/>
              <w:i w:val="0"/>
              <w:iCs w:val="0"/>
            </w:rPr>
            <w:fldChar w:fldCharType="begin"/>
          </w:r>
          <w:r>
            <w:rPr>
              <w:b w:val="0"/>
              <w:bCs w:val="0"/>
              <w:i w:val="0"/>
              <w:iCs w:val="0"/>
            </w:rPr>
            <w:instrText xml:space="preserve"> TOC \o "1-4" \h \z \u </w:instrText>
          </w:r>
          <w:r>
            <w:rPr>
              <w:b w:val="0"/>
              <w:bCs w:val="0"/>
              <w:i w:val="0"/>
              <w:iCs w:val="0"/>
            </w:rPr>
            <w:fldChar w:fldCharType="separate"/>
          </w:r>
          <w:hyperlink w:anchor="_Toc76128472" w:history="1">
            <w:r w:rsidR="005E54E6" w:rsidRPr="00EA1E9B">
              <w:rPr>
                <w:rStyle w:val="Lienhypertexte"/>
                <w:noProof/>
              </w:rPr>
              <w:t>I.</w:t>
            </w:r>
            <w:r w:rsidR="005E54E6">
              <w:rPr>
                <w:rFonts w:eastAsiaTheme="minorEastAsia"/>
                <w:b w:val="0"/>
                <w:bCs w:val="0"/>
                <w:i w:val="0"/>
                <w:iCs w:val="0"/>
                <w:noProof/>
                <w:sz w:val="22"/>
                <w:szCs w:val="22"/>
                <w:lang w:eastAsia="fr-FR"/>
              </w:rPr>
              <w:tab/>
            </w:r>
            <w:r w:rsidR="005E54E6" w:rsidRPr="00EA1E9B">
              <w:rPr>
                <w:rStyle w:val="Lienhypertexte"/>
                <w:noProof/>
              </w:rPr>
              <w:t>Informations générales</w:t>
            </w:r>
            <w:r w:rsidR="005E54E6">
              <w:rPr>
                <w:noProof/>
                <w:webHidden/>
              </w:rPr>
              <w:tab/>
            </w:r>
            <w:r w:rsidR="005E54E6">
              <w:rPr>
                <w:noProof/>
                <w:webHidden/>
              </w:rPr>
              <w:fldChar w:fldCharType="begin"/>
            </w:r>
            <w:r w:rsidR="005E54E6">
              <w:rPr>
                <w:noProof/>
                <w:webHidden/>
              </w:rPr>
              <w:instrText xml:space="preserve"> PAGEREF _Toc76128472 \h </w:instrText>
            </w:r>
            <w:r w:rsidR="005E54E6">
              <w:rPr>
                <w:noProof/>
                <w:webHidden/>
              </w:rPr>
            </w:r>
            <w:r w:rsidR="005E54E6">
              <w:rPr>
                <w:noProof/>
                <w:webHidden/>
              </w:rPr>
              <w:fldChar w:fldCharType="separate"/>
            </w:r>
            <w:r w:rsidR="005E54E6">
              <w:rPr>
                <w:noProof/>
                <w:webHidden/>
              </w:rPr>
              <w:t>7</w:t>
            </w:r>
            <w:r w:rsidR="005E54E6">
              <w:rPr>
                <w:noProof/>
                <w:webHidden/>
              </w:rPr>
              <w:fldChar w:fldCharType="end"/>
            </w:r>
          </w:hyperlink>
        </w:p>
        <w:p w14:paraId="01B08520" w14:textId="77777777" w:rsidR="005E54E6" w:rsidRDefault="005E54E6">
          <w:pPr>
            <w:pStyle w:val="TM2"/>
            <w:tabs>
              <w:tab w:val="left" w:pos="660"/>
              <w:tab w:val="right" w:leader="underscore" w:pos="9062"/>
            </w:tabs>
            <w:rPr>
              <w:rFonts w:eastAsiaTheme="minorEastAsia"/>
              <w:b w:val="0"/>
              <w:bCs w:val="0"/>
              <w:noProof/>
              <w:lang w:eastAsia="fr-FR"/>
            </w:rPr>
          </w:pPr>
          <w:hyperlink w:anchor="_Toc76128473" w:history="1">
            <w:r w:rsidRPr="00EA1E9B">
              <w:rPr>
                <w:rStyle w:val="Lienhypertexte"/>
                <w:noProof/>
              </w:rPr>
              <w:t>1.</w:t>
            </w:r>
            <w:r>
              <w:rPr>
                <w:rFonts w:eastAsiaTheme="minorEastAsia"/>
                <w:b w:val="0"/>
                <w:bCs w:val="0"/>
                <w:noProof/>
                <w:lang w:eastAsia="fr-FR"/>
              </w:rPr>
              <w:tab/>
            </w:r>
            <w:r w:rsidRPr="00EA1E9B">
              <w:rPr>
                <w:rStyle w:val="Lienhypertexte"/>
                <w:noProof/>
              </w:rPr>
              <w:t>Contexte</w:t>
            </w:r>
            <w:r>
              <w:rPr>
                <w:noProof/>
                <w:webHidden/>
              </w:rPr>
              <w:tab/>
            </w:r>
            <w:r>
              <w:rPr>
                <w:noProof/>
                <w:webHidden/>
              </w:rPr>
              <w:fldChar w:fldCharType="begin"/>
            </w:r>
            <w:r>
              <w:rPr>
                <w:noProof/>
                <w:webHidden/>
              </w:rPr>
              <w:instrText xml:space="preserve"> PAGEREF _Toc76128473 \h </w:instrText>
            </w:r>
            <w:r>
              <w:rPr>
                <w:noProof/>
                <w:webHidden/>
              </w:rPr>
            </w:r>
            <w:r>
              <w:rPr>
                <w:noProof/>
                <w:webHidden/>
              </w:rPr>
              <w:fldChar w:fldCharType="separate"/>
            </w:r>
            <w:r>
              <w:rPr>
                <w:noProof/>
                <w:webHidden/>
              </w:rPr>
              <w:t>7</w:t>
            </w:r>
            <w:r>
              <w:rPr>
                <w:noProof/>
                <w:webHidden/>
              </w:rPr>
              <w:fldChar w:fldCharType="end"/>
            </w:r>
          </w:hyperlink>
        </w:p>
        <w:p w14:paraId="6BEFCF33" w14:textId="77777777" w:rsidR="005E54E6" w:rsidRDefault="005E54E6">
          <w:pPr>
            <w:pStyle w:val="TM2"/>
            <w:tabs>
              <w:tab w:val="left" w:pos="660"/>
              <w:tab w:val="right" w:leader="underscore" w:pos="9062"/>
            </w:tabs>
            <w:rPr>
              <w:rFonts w:eastAsiaTheme="minorEastAsia"/>
              <w:b w:val="0"/>
              <w:bCs w:val="0"/>
              <w:noProof/>
              <w:lang w:eastAsia="fr-FR"/>
            </w:rPr>
          </w:pPr>
          <w:hyperlink w:anchor="_Toc76128474" w:history="1">
            <w:r w:rsidRPr="00EA1E9B">
              <w:rPr>
                <w:rStyle w:val="Lienhypertexte"/>
                <w:noProof/>
              </w:rPr>
              <w:t>2.</w:t>
            </w:r>
            <w:r>
              <w:rPr>
                <w:rFonts w:eastAsiaTheme="minorEastAsia"/>
                <w:b w:val="0"/>
                <w:bCs w:val="0"/>
                <w:noProof/>
                <w:lang w:eastAsia="fr-FR"/>
              </w:rPr>
              <w:tab/>
            </w:r>
            <w:r w:rsidRPr="00EA1E9B">
              <w:rPr>
                <w:rStyle w:val="Lienhypertexte"/>
                <w:noProof/>
              </w:rPr>
              <w:t>Objectif</w:t>
            </w:r>
            <w:r>
              <w:rPr>
                <w:noProof/>
                <w:webHidden/>
              </w:rPr>
              <w:tab/>
            </w:r>
            <w:r>
              <w:rPr>
                <w:noProof/>
                <w:webHidden/>
              </w:rPr>
              <w:fldChar w:fldCharType="begin"/>
            </w:r>
            <w:r>
              <w:rPr>
                <w:noProof/>
                <w:webHidden/>
              </w:rPr>
              <w:instrText xml:space="preserve"> PAGEREF _Toc76128474 \h </w:instrText>
            </w:r>
            <w:r>
              <w:rPr>
                <w:noProof/>
                <w:webHidden/>
              </w:rPr>
            </w:r>
            <w:r>
              <w:rPr>
                <w:noProof/>
                <w:webHidden/>
              </w:rPr>
              <w:fldChar w:fldCharType="separate"/>
            </w:r>
            <w:r>
              <w:rPr>
                <w:noProof/>
                <w:webHidden/>
              </w:rPr>
              <w:t>7</w:t>
            </w:r>
            <w:r>
              <w:rPr>
                <w:noProof/>
                <w:webHidden/>
              </w:rPr>
              <w:fldChar w:fldCharType="end"/>
            </w:r>
          </w:hyperlink>
        </w:p>
        <w:p w14:paraId="69ECC8AB" w14:textId="77777777" w:rsidR="005E54E6" w:rsidRDefault="005E54E6">
          <w:pPr>
            <w:pStyle w:val="TM2"/>
            <w:tabs>
              <w:tab w:val="left" w:pos="660"/>
              <w:tab w:val="right" w:leader="underscore" w:pos="9062"/>
            </w:tabs>
            <w:rPr>
              <w:rFonts w:eastAsiaTheme="minorEastAsia"/>
              <w:b w:val="0"/>
              <w:bCs w:val="0"/>
              <w:noProof/>
              <w:lang w:eastAsia="fr-FR"/>
            </w:rPr>
          </w:pPr>
          <w:hyperlink w:anchor="_Toc76128475" w:history="1">
            <w:r w:rsidRPr="00EA1E9B">
              <w:rPr>
                <w:rStyle w:val="Lienhypertexte"/>
                <w:noProof/>
              </w:rPr>
              <w:t>3.</w:t>
            </w:r>
            <w:r>
              <w:rPr>
                <w:rFonts w:eastAsiaTheme="minorEastAsia"/>
                <w:b w:val="0"/>
                <w:bCs w:val="0"/>
                <w:noProof/>
                <w:lang w:eastAsia="fr-FR"/>
              </w:rPr>
              <w:tab/>
            </w:r>
            <w:r w:rsidRPr="00EA1E9B">
              <w:rPr>
                <w:rStyle w:val="Lienhypertexte"/>
                <w:noProof/>
              </w:rPr>
              <w:t>Objet du présent document</w:t>
            </w:r>
            <w:r>
              <w:rPr>
                <w:noProof/>
                <w:webHidden/>
              </w:rPr>
              <w:tab/>
            </w:r>
            <w:r>
              <w:rPr>
                <w:noProof/>
                <w:webHidden/>
              </w:rPr>
              <w:fldChar w:fldCharType="begin"/>
            </w:r>
            <w:r>
              <w:rPr>
                <w:noProof/>
                <w:webHidden/>
              </w:rPr>
              <w:instrText xml:space="preserve"> PAGEREF _Toc76128475 \h </w:instrText>
            </w:r>
            <w:r>
              <w:rPr>
                <w:noProof/>
                <w:webHidden/>
              </w:rPr>
            </w:r>
            <w:r>
              <w:rPr>
                <w:noProof/>
                <w:webHidden/>
              </w:rPr>
              <w:fldChar w:fldCharType="separate"/>
            </w:r>
            <w:r>
              <w:rPr>
                <w:noProof/>
                <w:webHidden/>
              </w:rPr>
              <w:t>7</w:t>
            </w:r>
            <w:r>
              <w:rPr>
                <w:noProof/>
                <w:webHidden/>
              </w:rPr>
              <w:fldChar w:fldCharType="end"/>
            </w:r>
          </w:hyperlink>
        </w:p>
        <w:p w14:paraId="3BDB43AE" w14:textId="77777777" w:rsidR="005E54E6" w:rsidRDefault="005E54E6">
          <w:pPr>
            <w:pStyle w:val="TM1"/>
            <w:tabs>
              <w:tab w:val="left" w:pos="440"/>
              <w:tab w:val="right" w:leader="underscore" w:pos="9062"/>
            </w:tabs>
            <w:rPr>
              <w:rFonts w:eastAsiaTheme="minorEastAsia"/>
              <w:b w:val="0"/>
              <w:bCs w:val="0"/>
              <w:i w:val="0"/>
              <w:iCs w:val="0"/>
              <w:noProof/>
              <w:sz w:val="22"/>
              <w:szCs w:val="22"/>
              <w:lang w:eastAsia="fr-FR"/>
            </w:rPr>
          </w:pPr>
          <w:hyperlink w:anchor="_Toc76128476" w:history="1">
            <w:r w:rsidRPr="00EA1E9B">
              <w:rPr>
                <w:rStyle w:val="Lienhypertexte"/>
                <w:noProof/>
              </w:rPr>
              <w:t>II.</w:t>
            </w:r>
            <w:r>
              <w:rPr>
                <w:rFonts w:eastAsiaTheme="minorEastAsia"/>
                <w:b w:val="0"/>
                <w:bCs w:val="0"/>
                <w:i w:val="0"/>
                <w:iCs w:val="0"/>
                <w:noProof/>
                <w:sz w:val="22"/>
                <w:szCs w:val="22"/>
                <w:lang w:eastAsia="fr-FR"/>
              </w:rPr>
              <w:tab/>
            </w:r>
            <w:r w:rsidRPr="00EA1E9B">
              <w:rPr>
                <w:rStyle w:val="Lienhypertexte"/>
                <w:noProof/>
              </w:rPr>
              <w:t>Environnement de production</w:t>
            </w:r>
            <w:r>
              <w:rPr>
                <w:noProof/>
                <w:webHidden/>
              </w:rPr>
              <w:tab/>
            </w:r>
            <w:r>
              <w:rPr>
                <w:noProof/>
                <w:webHidden/>
              </w:rPr>
              <w:fldChar w:fldCharType="begin"/>
            </w:r>
            <w:r>
              <w:rPr>
                <w:noProof/>
                <w:webHidden/>
              </w:rPr>
              <w:instrText xml:space="preserve"> PAGEREF _Toc76128476 \h </w:instrText>
            </w:r>
            <w:r>
              <w:rPr>
                <w:noProof/>
                <w:webHidden/>
              </w:rPr>
            </w:r>
            <w:r>
              <w:rPr>
                <w:noProof/>
                <w:webHidden/>
              </w:rPr>
              <w:fldChar w:fldCharType="separate"/>
            </w:r>
            <w:r>
              <w:rPr>
                <w:noProof/>
                <w:webHidden/>
              </w:rPr>
              <w:t>8</w:t>
            </w:r>
            <w:r>
              <w:rPr>
                <w:noProof/>
                <w:webHidden/>
              </w:rPr>
              <w:fldChar w:fldCharType="end"/>
            </w:r>
          </w:hyperlink>
        </w:p>
        <w:p w14:paraId="65C031D7" w14:textId="77777777" w:rsidR="005E54E6" w:rsidRDefault="005E54E6">
          <w:pPr>
            <w:pStyle w:val="TM2"/>
            <w:tabs>
              <w:tab w:val="left" w:pos="660"/>
              <w:tab w:val="right" w:leader="underscore" w:pos="9062"/>
            </w:tabs>
            <w:rPr>
              <w:rFonts w:eastAsiaTheme="minorEastAsia"/>
              <w:b w:val="0"/>
              <w:bCs w:val="0"/>
              <w:noProof/>
              <w:lang w:eastAsia="fr-FR"/>
            </w:rPr>
          </w:pPr>
          <w:hyperlink w:anchor="_Toc76128477" w:history="1">
            <w:r w:rsidRPr="00EA1E9B">
              <w:rPr>
                <w:rStyle w:val="Lienhypertexte"/>
                <w:noProof/>
              </w:rPr>
              <w:t>1.</w:t>
            </w:r>
            <w:r>
              <w:rPr>
                <w:rFonts w:eastAsiaTheme="minorEastAsia"/>
                <w:b w:val="0"/>
                <w:bCs w:val="0"/>
                <w:noProof/>
                <w:lang w:eastAsia="fr-FR"/>
              </w:rPr>
              <w:tab/>
            </w:r>
            <w:r w:rsidRPr="00EA1E9B">
              <w:rPr>
                <w:rStyle w:val="Lienhypertexte"/>
                <w:noProof/>
              </w:rPr>
              <w:t>Description de l’outil en place</w:t>
            </w:r>
            <w:r>
              <w:rPr>
                <w:noProof/>
                <w:webHidden/>
              </w:rPr>
              <w:tab/>
            </w:r>
            <w:r>
              <w:rPr>
                <w:noProof/>
                <w:webHidden/>
              </w:rPr>
              <w:fldChar w:fldCharType="begin"/>
            </w:r>
            <w:r>
              <w:rPr>
                <w:noProof/>
                <w:webHidden/>
              </w:rPr>
              <w:instrText xml:space="preserve"> PAGEREF _Toc76128477 \h </w:instrText>
            </w:r>
            <w:r>
              <w:rPr>
                <w:noProof/>
                <w:webHidden/>
              </w:rPr>
            </w:r>
            <w:r>
              <w:rPr>
                <w:noProof/>
                <w:webHidden/>
              </w:rPr>
              <w:fldChar w:fldCharType="separate"/>
            </w:r>
            <w:r>
              <w:rPr>
                <w:noProof/>
                <w:webHidden/>
              </w:rPr>
              <w:t>8</w:t>
            </w:r>
            <w:r>
              <w:rPr>
                <w:noProof/>
                <w:webHidden/>
              </w:rPr>
              <w:fldChar w:fldCharType="end"/>
            </w:r>
          </w:hyperlink>
        </w:p>
        <w:p w14:paraId="1944F7D3" w14:textId="77777777" w:rsidR="005E54E6" w:rsidRDefault="005E54E6">
          <w:pPr>
            <w:pStyle w:val="TM2"/>
            <w:tabs>
              <w:tab w:val="left" w:pos="660"/>
              <w:tab w:val="right" w:leader="underscore" w:pos="9062"/>
            </w:tabs>
            <w:rPr>
              <w:rFonts w:eastAsiaTheme="minorEastAsia"/>
              <w:b w:val="0"/>
              <w:bCs w:val="0"/>
              <w:noProof/>
              <w:lang w:eastAsia="fr-FR"/>
            </w:rPr>
          </w:pPr>
          <w:hyperlink w:anchor="_Toc76128478" w:history="1">
            <w:r w:rsidRPr="00EA1E9B">
              <w:rPr>
                <w:rStyle w:val="Lienhypertexte"/>
                <w:noProof/>
              </w:rPr>
              <w:t>2.</w:t>
            </w:r>
            <w:r>
              <w:rPr>
                <w:rFonts w:eastAsiaTheme="minorEastAsia"/>
                <w:b w:val="0"/>
                <w:bCs w:val="0"/>
                <w:noProof/>
                <w:lang w:eastAsia="fr-FR"/>
              </w:rPr>
              <w:tab/>
            </w:r>
            <w:r w:rsidRPr="00EA1E9B">
              <w:rPr>
                <w:rStyle w:val="Lienhypertexte"/>
                <w:noProof/>
              </w:rPr>
              <w:t>Limites de l’outil</w:t>
            </w:r>
            <w:r>
              <w:rPr>
                <w:noProof/>
                <w:webHidden/>
              </w:rPr>
              <w:tab/>
            </w:r>
            <w:r>
              <w:rPr>
                <w:noProof/>
                <w:webHidden/>
              </w:rPr>
              <w:fldChar w:fldCharType="begin"/>
            </w:r>
            <w:r>
              <w:rPr>
                <w:noProof/>
                <w:webHidden/>
              </w:rPr>
              <w:instrText xml:space="preserve"> PAGEREF _Toc76128478 \h </w:instrText>
            </w:r>
            <w:r>
              <w:rPr>
                <w:noProof/>
                <w:webHidden/>
              </w:rPr>
            </w:r>
            <w:r>
              <w:rPr>
                <w:noProof/>
                <w:webHidden/>
              </w:rPr>
              <w:fldChar w:fldCharType="separate"/>
            </w:r>
            <w:r>
              <w:rPr>
                <w:noProof/>
                <w:webHidden/>
              </w:rPr>
              <w:t>8</w:t>
            </w:r>
            <w:r>
              <w:rPr>
                <w:noProof/>
                <w:webHidden/>
              </w:rPr>
              <w:fldChar w:fldCharType="end"/>
            </w:r>
          </w:hyperlink>
        </w:p>
        <w:p w14:paraId="05E410A7" w14:textId="77777777" w:rsidR="005E54E6" w:rsidRDefault="005E54E6">
          <w:pPr>
            <w:pStyle w:val="TM2"/>
            <w:tabs>
              <w:tab w:val="left" w:pos="660"/>
              <w:tab w:val="right" w:leader="underscore" w:pos="9062"/>
            </w:tabs>
            <w:rPr>
              <w:rFonts w:eastAsiaTheme="minorEastAsia"/>
              <w:b w:val="0"/>
              <w:bCs w:val="0"/>
              <w:noProof/>
              <w:lang w:eastAsia="fr-FR"/>
            </w:rPr>
          </w:pPr>
          <w:hyperlink w:anchor="_Toc76128479" w:history="1">
            <w:r w:rsidRPr="00EA1E9B">
              <w:rPr>
                <w:rStyle w:val="Lienhypertexte"/>
                <w:noProof/>
              </w:rPr>
              <w:t>3.</w:t>
            </w:r>
            <w:r>
              <w:rPr>
                <w:rFonts w:eastAsiaTheme="minorEastAsia"/>
                <w:b w:val="0"/>
                <w:bCs w:val="0"/>
                <w:noProof/>
                <w:lang w:eastAsia="fr-FR"/>
              </w:rPr>
              <w:tab/>
            </w:r>
            <w:r w:rsidRPr="00EA1E9B">
              <w:rPr>
                <w:rStyle w:val="Lienhypertexte"/>
                <w:noProof/>
              </w:rPr>
              <w:t>Proposition d’amélioration</w:t>
            </w:r>
            <w:r>
              <w:rPr>
                <w:noProof/>
                <w:webHidden/>
              </w:rPr>
              <w:tab/>
            </w:r>
            <w:r>
              <w:rPr>
                <w:noProof/>
                <w:webHidden/>
              </w:rPr>
              <w:fldChar w:fldCharType="begin"/>
            </w:r>
            <w:r>
              <w:rPr>
                <w:noProof/>
                <w:webHidden/>
              </w:rPr>
              <w:instrText xml:space="preserve"> PAGEREF _Toc76128479 \h </w:instrText>
            </w:r>
            <w:r>
              <w:rPr>
                <w:noProof/>
                <w:webHidden/>
              </w:rPr>
            </w:r>
            <w:r>
              <w:rPr>
                <w:noProof/>
                <w:webHidden/>
              </w:rPr>
              <w:fldChar w:fldCharType="separate"/>
            </w:r>
            <w:r>
              <w:rPr>
                <w:noProof/>
                <w:webHidden/>
              </w:rPr>
              <w:t>8</w:t>
            </w:r>
            <w:r>
              <w:rPr>
                <w:noProof/>
                <w:webHidden/>
              </w:rPr>
              <w:fldChar w:fldCharType="end"/>
            </w:r>
          </w:hyperlink>
        </w:p>
        <w:p w14:paraId="195F9696" w14:textId="77777777" w:rsidR="005E54E6" w:rsidRDefault="005E54E6">
          <w:pPr>
            <w:pStyle w:val="TM1"/>
            <w:tabs>
              <w:tab w:val="left" w:pos="660"/>
              <w:tab w:val="right" w:leader="underscore" w:pos="9062"/>
            </w:tabs>
            <w:rPr>
              <w:rFonts w:eastAsiaTheme="minorEastAsia"/>
              <w:b w:val="0"/>
              <w:bCs w:val="0"/>
              <w:i w:val="0"/>
              <w:iCs w:val="0"/>
              <w:noProof/>
              <w:sz w:val="22"/>
              <w:szCs w:val="22"/>
              <w:lang w:eastAsia="fr-FR"/>
            </w:rPr>
          </w:pPr>
          <w:hyperlink w:anchor="_Toc76128480" w:history="1">
            <w:r w:rsidRPr="00EA1E9B">
              <w:rPr>
                <w:rStyle w:val="Lienhypertexte"/>
                <w:noProof/>
              </w:rPr>
              <w:t>III.</w:t>
            </w:r>
            <w:r>
              <w:rPr>
                <w:rFonts w:eastAsiaTheme="minorEastAsia"/>
                <w:b w:val="0"/>
                <w:bCs w:val="0"/>
                <w:i w:val="0"/>
                <w:iCs w:val="0"/>
                <w:noProof/>
                <w:sz w:val="22"/>
                <w:szCs w:val="22"/>
                <w:lang w:eastAsia="fr-FR"/>
              </w:rPr>
              <w:tab/>
            </w:r>
            <w:r w:rsidRPr="00EA1E9B">
              <w:rPr>
                <w:rStyle w:val="Lienhypertexte"/>
                <w:noProof/>
              </w:rPr>
              <w:t>Description détaillée des besoins</w:t>
            </w:r>
            <w:r>
              <w:rPr>
                <w:noProof/>
                <w:webHidden/>
              </w:rPr>
              <w:tab/>
            </w:r>
            <w:r>
              <w:rPr>
                <w:noProof/>
                <w:webHidden/>
              </w:rPr>
              <w:fldChar w:fldCharType="begin"/>
            </w:r>
            <w:r>
              <w:rPr>
                <w:noProof/>
                <w:webHidden/>
              </w:rPr>
              <w:instrText xml:space="preserve"> PAGEREF _Toc76128480 \h </w:instrText>
            </w:r>
            <w:r>
              <w:rPr>
                <w:noProof/>
                <w:webHidden/>
              </w:rPr>
            </w:r>
            <w:r>
              <w:rPr>
                <w:noProof/>
                <w:webHidden/>
              </w:rPr>
              <w:fldChar w:fldCharType="separate"/>
            </w:r>
            <w:r>
              <w:rPr>
                <w:noProof/>
                <w:webHidden/>
              </w:rPr>
              <w:t>8</w:t>
            </w:r>
            <w:r>
              <w:rPr>
                <w:noProof/>
                <w:webHidden/>
              </w:rPr>
              <w:fldChar w:fldCharType="end"/>
            </w:r>
          </w:hyperlink>
        </w:p>
        <w:p w14:paraId="0320A9A6" w14:textId="77777777" w:rsidR="005E54E6" w:rsidRDefault="005E54E6">
          <w:pPr>
            <w:pStyle w:val="TM2"/>
            <w:tabs>
              <w:tab w:val="left" w:pos="660"/>
              <w:tab w:val="right" w:leader="underscore" w:pos="9062"/>
            </w:tabs>
            <w:rPr>
              <w:rFonts w:eastAsiaTheme="minorEastAsia"/>
              <w:b w:val="0"/>
              <w:bCs w:val="0"/>
              <w:noProof/>
              <w:lang w:eastAsia="fr-FR"/>
            </w:rPr>
          </w:pPr>
          <w:hyperlink w:anchor="_Toc76128481" w:history="1">
            <w:r w:rsidRPr="00EA1E9B">
              <w:rPr>
                <w:rStyle w:val="Lienhypertexte"/>
                <w:noProof/>
              </w:rPr>
              <w:t>1.</w:t>
            </w:r>
            <w:r>
              <w:rPr>
                <w:rFonts w:eastAsiaTheme="minorEastAsia"/>
                <w:b w:val="0"/>
                <w:bCs w:val="0"/>
                <w:noProof/>
                <w:lang w:eastAsia="fr-FR"/>
              </w:rPr>
              <w:tab/>
            </w:r>
            <w:r w:rsidRPr="00EA1E9B">
              <w:rPr>
                <w:rStyle w:val="Lienhypertexte"/>
                <w:noProof/>
              </w:rPr>
              <w:t>Interfaces communes</w:t>
            </w:r>
            <w:r>
              <w:rPr>
                <w:noProof/>
                <w:webHidden/>
              </w:rPr>
              <w:tab/>
            </w:r>
            <w:r>
              <w:rPr>
                <w:noProof/>
                <w:webHidden/>
              </w:rPr>
              <w:fldChar w:fldCharType="begin"/>
            </w:r>
            <w:r>
              <w:rPr>
                <w:noProof/>
                <w:webHidden/>
              </w:rPr>
              <w:instrText xml:space="preserve"> PAGEREF _Toc76128481 \h </w:instrText>
            </w:r>
            <w:r>
              <w:rPr>
                <w:noProof/>
                <w:webHidden/>
              </w:rPr>
            </w:r>
            <w:r>
              <w:rPr>
                <w:noProof/>
                <w:webHidden/>
              </w:rPr>
              <w:fldChar w:fldCharType="separate"/>
            </w:r>
            <w:r>
              <w:rPr>
                <w:noProof/>
                <w:webHidden/>
              </w:rPr>
              <w:t>9</w:t>
            </w:r>
            <w:r>
              <w:rPr>
                <w:noProof/>
                <w:webHidden/>
              </w:rPr>
              <w:fldChar w:fldCharType="end"/>
            </w:r>
          </w:hyperlink>
        </w:p>
        <w:p w14:paraId="1718FEC7" w14:textId="77777777" w:rsidR="005E54E6" w:rsidRDefault="005E54E6">
          <w:pPr>
            <w:pStyle w:val="TM3"/>
            <w:tabs>
              <w:tab w:val="left" w:pos="1100"/>
              <w:tab w:val="right" w:leader="underscore" w:pos="9062"/>
            </w:tabs>
            <w:rPr>
              <w:rFonts w:eastAsiaTheme="minorEastAsia"/>
              <w:noProof/>
              <w:sz w:val="22"/>
              <w:szCs w:val="22"/>
              <w:lang w:eastAsia="fr-FR"/>
            </w:rPr>
          </w:pPr>
          <w:hyperlink w:anchor="_Toc76128482" w:history="1">
            <w:r w:rsidRPr="00EA1E9B">
              <w:rPr>
                <w:rStyle w:val="Lienhypertexte"/>
                <w:noProof/>
              </w:rPr>
              <w:t>1.1.</w:t>
            </w:r>
            <w:r>
              <w:rPr>
                <w:rFonts w:eastAsiaTheme="minorEastAsia"/>
                <w:noProof/>
                <w:sz w:val="22"/>
                <w:szCs w:val="22"/>
                <w:lang w:eastAsia="fr-FR"/>
              </w:rPr>
              <w:tab/>
            </w:r>
            <w:r w:rsidRPr="00EA1E9B">
              <w:rPr>
                <w:rStyle w:val="Lienhypertexte"/>
                <w:noProof/>
              </w:rPr>
              <w:t>La page d’authentification</w:t>
            </w:r>
            <w:r>
              <w:rPr>
                <w:noProof/>
                <w:webHidden/>
              </w:rPr>
              <w:tab/>
            </w:r>
            <w:r>
              <w:rPr>
                <w:noProof/>
                <w:webHidden/>
              </w:rPr>
              <w:fldChar w:fldCharType="begin"/>
            </w:r>
            <w:r>
              <w:rPr>
                <w:noProof/>
                <w:webHidden/>
              </w:rPr>
              <w:instrText xml:space="preserve"> PAGEREF _Toc76128482 \h </w:instrText>
            </w:r>
            <w:r>
              <w:rPr>
                <w:noProof/>
                <w:webHidden/>
              </w:rPr>
            </w:r>
            <w:r>
              <w:rPr>
                <w:noProof/>
                <w:webHidden/>
              </w:rPr>
              <w:fldChar w:fldCharType="separate"/>
            </w:r>
            <w:r>
              <w:rPr>
                <w:noProof/>
                <w:webHidden/>
              </w:rPr>
              <w:t>9</w:t>
            </w:r>
            <w:r>
              <w:rPr>
                <w:noProof/>
                <w:webHidden/>
              </w:rPr>
              <w:fldChar w:fldCharType="end"/>
            </w:r>
          </w:hyperlink>
        </w:p>
        <w:p w14:paraId="34F2D7FC" w14:textId="77777777" w:rsidR="005E54E6" w:rsidRDefault="005E54E6">
          <w:pPr>
            <w:pStyle w:val="TM3"/>
            <w:tabs>
              <w:tab w:val="left" w:pos="1100"/>
              <w:tab w:val="right" w:leader="underscore" w:pos="9062"/>
            </w:tabs>
            <w:rPr>
              <w:rFonts w:eastAsiaTheme="minorEastAsia"/>
              <w:noProof/>
              <w:sz w:val="22"/>
              <w:szCs w:val="22"/>
              <w:lang w:eastAsia="fr-FR"/>
            </w:rPr>
          </w:pPr>
          <w:hyperlink w:anchor="_Toc76128483" w:history="1">
            <w:r w:rsidRPr="00EA1E9B">
              <w:rPr>
                <w:rStyle w:val="Lienhypertexte"/>
                <w:noProof/>
              </w:rPr>
              <w:t>1.2.</w:t>
            </w:r>
            <w:r>
              <w:rPr>
                <w:rFonts w:eastAsiaTheme="minorEastAsia"/>
                <w:noProof/>
                <w:sz w:val="22"/>
                <w:szCs w:val="22"/>
                <w:lang w:eastAsia="fr-FR"/>
              </w:rPr>
              <w:tab/>
            </w:r>
            <w:r w:rsidRPr="00EA1E9B">
              <w:rPr>
                <w:rStyle w:val="Lienhypertexte"/>
                <w:noProof/>
              </w:rPr>
              <w:t>La page d’exploration</w:t>
            </w:r>
            <w:r>
              <w:rPr>
                <w:noProof/>
                <w:webHidden/>
              </w:rPr>
              <w:tab/>
            </w:r>
            <w:r>
              <w:rPr>
                <w:noProof/>
                <w:webHidden/>
              </w:rPr>
              <w:fldChar w:fldCharType="begin"/>
            </w:r>
            <w:r>
              <w:rPr>
                <w:noProof/>
                <w:webHidden/>
              </w:rPr>
              <w:instrText xml:space="preserve"> PAGEREF _Toc76128483 \h </w:instrText>
            </w:r>
            <w:r>
              <w:rPr>
                <w:noProof/>
                <w:webHidden/>
              </w:rPr>
            </w:r>
            <w:r>
              <w:rPr>
                <w:noProof/>
                <w:webHidden/>
              </w:rPr>
              <w:fldChar w:fldCharType="separate"/>
            </w:r>
            <w:r>
              <w:rPr>
                <w:noProof/>
                <w:webHidden/>
              </w:rPr>
              <w:t>10</w:t>
            </w:r>
            <w:r>
              <w:rPr>
                <w:noProof/>
                <w:webHidden/>
              </w:rPr>
              <w:fldChar w:fldCharType="end"/>
            </w:r>
          </w:hyperlink>
        </w:p>
        <w:p w14:paraId="6354B829"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484" w:history="1">
            <w:r w:rsidRPr="00EA1E9B">
              <w:rPr>
                <w:rStyle w:val="Lienhypertexte"/>
                <w:noProof/>
              </w:rPr>
              <w:t>i.</w:t>
            </w:r>
            <w:r>
              <w:rPr>
                <w:rFonts w:eastAsiaTheme="minorEastAsia"/>
                <w:noProof/>
                <w:sz w:val="22"/>
                <w:szCs w:val="22"/>
                <w:lang w:eastAsia="fr-FR"/>
              </w:rPr>
              <w:tab/>
            </w:r>
            <w:r w:rsidRPr="00EA1E9B">
              <w:rPr>
                <w:rStyle w:val="Lienhypertexte"/>
                <w:noProof/>
              </w:rPr>
              <w:t>Affichage des personnels d’un département</w:t>
            </w:r>
            <w:r>
              <w:rPr>
                <w:noProof/>
                <w:webHidden/>
              </w:rPr>
              <w:tab/>
            </w:r>
            <w:r>
              <w:rPr>
                <w:noProof/>
                <w:webHidden/>
              </w:rPr>
              <w:fldChar w:fldCharType="begin"/>
            </w:r>
            <w:r>
              <w:rPr>
                <w:noProof/>
                <w:webHidden/>
              </w:rPr>
              <w:instrText xml:space="preserve"> PAGEREF _Toc76128484 \h </w:instrText>
            </w:r>
            <w:r>
              <w:rPr>
                <w:noProof/>
                <w:webHidden/>
              </w:rPr>
            </w:r>
            <w:r>
              <w:rPr>
                <w:noProof/>
                <w:webHidden/>
              </w:rPr>
              <w:fldChar w:fldCharType="separate"/>
            </w:r>
            <w:r>
              <w:rPr>
                <w:noProof/>
                <w:webHidden/>
              </w:rPr>
              <w:t>11</w:t>
            </w:r>
            <w:r>
              <w:rPr>
                <w:noProof/>
                <w:webHidden/>
              </w:rPr>
              <w:fldChar w:fldCharType="end"/>
            </w:r>
          </w:hyperlink>
        </w:p>
        <w:p w14:paraId="4429E006"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485" w:history="1">
            <w:r w:rsidRPr="00EA1E9B">
              <w:rPr>
                <w:rStyle w:val="Lienhypertexte"/>
                <w:noProof/>
              </w:rPr>
              <w:t>ii.</w:t>
            </w:r>
            <w:r>
              <w:rPr>
                <w:rFonts w:eastAsiaTheme="minorEastAsia"/>
                <w:noProof/>
                <w:sz w:val="22"/>
                <w:szCs w:val="22"/>
                <w:lang w:eastAsia="fr-FR"/>
              </w:rPr>
              <w:tab/>
            </w:r>
            <w:r w:rsidRPr="00EA1E9B">
              <w:rPr>
                <w:rStyle w:val="Lienhypertexte"/>
                <w:noProof/>
              </w:rPr>
              <w:t>Affichage du profil d’un consultant/collaborateur</w:t>
            </w:r>
            <w:r>
              <w:rPr>
                <w:noProof/>
                <w:webHidden/>
              </w:rPr>
              <w:tab/>
            </w:r>
            <w:r>
              <w:rPr>
                <w:noProof/>
                <w:webHidden/>
              </w:rPr>
              <w:fldChar w:fldCharType="begin"/>
            </w:r>
            <w:r>
              <w:rPr>
                <w:noProof/>
                <w:webHidden/>
              </w:rPr>
              <w:instrText xml:space="preserve"> PAGEREF _Toc76128485 \h </w:instrText>
            </w:r>
            <w:r>
              <w:rPr>
                <w:noProof/>
                <w:webHidden/>
              </w:rPr>
            </w:r>
            <w:r>
              <w:rPr>
                <w:noProof/>
                <w:webHidden/>
              </w:rPr>
              <w:fldChar w:fldCharType="separate"/>
            </w:r>
            <w:r>
              <w:rPr>
                <w:noProof/>
                <w:webHidden/>
              </w:rPr>
              <w:t>12</w:t>
            </w:r>
            <w:r>
              <w:rPr>
                <w:noProof/>
                <w:webHidden/>
              </w:rPr>
              <w:fldChar w:fldCharType="end"/>
            </w:r>
          </w:hyperlink>
        </w:p>
        <w:p w14:paraId="15842BEF"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486" w:history="1">
            <w:r w:rsidRPr="00EA1E9B">
              <w:rPr>
                <w:rStyle w:val="Lienhypertexte"/>
                <w:noProof/>
              </w:rPr>
              <w:t>iii.</w:t>
            </w:r>
            <w:r>
              <w:rPr>
                <w:rFonts w:eastAsiaTheme="minorEastAsia"/>
                <w:noProof/>
                <w:sz w:val="22"/>
                <w:szCs w:val="22"/>
                <w:lang w:eastAsia="fr-FR"/>
              </w:rPr>
              <w:tab/>
            </w:r>
            <w:r w:rsidRPr="00EA1E9B">
              <w:rPr>
                <w:rStyle w:val="Lienhypertexte"/>
                <w:noProof/>
              </w:rPr>
              <w:t>Recherche d’un personnel</w:t>
            </w:r>
            <w:r>
              <w:rPr>
                <w:noProof/>
                <w:webHidden/>
              </w:rPr>
              <w:tab/>
            </w:r>
            <w:r>
              <w:rPr>
                <w:noProof/>
                <w:webHidden/>
              </w:rPr>
              <w:fldChar w:fldCharType="begin"/>
            </w:r>
            <w:r>
              <w:rPr>
                <w:noProof/>
                <w:webHidden/>
              </w:rPr>
              <w:instrText xml:space="preserve"> PAGEREF _Toc76128486 \h </w:instrText>
            </w:r>
            <w:r>
              <w:rPr>
                <w:noProof/>
                <w:webHidden/>
              </w:rPr>
            </w:r>
            <w:r>
              <w:rPr>
                <w:noProof/>
                <w:webHidden/>
              </w:rPr>
              <w:fldChar w:fldCharType="separate"/>
            </w:r>
            <w:r>
              <w:rPr>
                <w:noProof/>
                <w:webHidden/>
              </w:rPr>
              <w:t>14</w:t>
            </w:r>
            <w:r>
              <w:rPr>
                <w:noProof/>
                <w:webHidden/>
              </w:rPr>
              <w:fldChar w:fldCharType="end"/>
            </w:r>
          </w:hyperlink>
        </w:p>
        <w:p w14:paraId="0A963CEE" w14:textId="77777777" w:rsidR="005E54E6" w:rsidRDefault="005E54E6">
          <w:pPr>
            <w:pStyle w:val="TM2"/>
            <w:tabs>
              <w:tab w:val="left" w:pos="660"/>
              <w:tab w:val="right" w:leader="underscore" w:pos="9062"/>
            </w:tabs>
            <w:rPr>
              <w:rFonts w:eastAsiaTheme="minorEastAsia"/>
              <w:b w:val="0"/>
              <w:bCs w:val="0"/>
              <w:noProof/>
              <w:lang w:eastAsia="fr-FR"/>
            </w:rPr>
          </w:pPr>
          <w:hyperlink w:anchor="_Toc76128487" w:history="1">
            <w:r w:rsidRPr="00EA1E9B">
              <w:rPr>
                <w:rStyle w:val="Lienhypertexte"/>
                <w:noProof/>
              </w:rPr>
              <w:t>2.</w:t>
            </w:r>
            <w:r>
              <w:rPr>
                <w:rFonts w:eastAsiaTheme="minorEastAsia"/>
                <w:b w:val="0"/>
                <w:bCs w:val="0"/>
                <w:noProof/>
                <w:lang w:eastAsia="fr-FR"/>
              </w:rPr>
              <w:tab/>
            </w:r>
            <w:r w:rsidRPr="00EA1E9B">
              <w:rPr>
                <w:rStyle w:val="Lienhypertexte"/>
                <w:noProof/>
              </w:rPr>
              <w:t>Interface administrateur RHI</w:t>
            </w:r>
            <w:r>
              <w:rPr>
                <w:noProof/>
                <w:webHidden/>
              </w:rPr>
              <w:tab/>
            </w:r>
            <w:r>
              <w:rPr>
                <w:noProof/>
                <w:webHidden/>
              </w:rPr>
              <w:fldChar w:fldCharType="begin"/>
            </w:r>
            <w:r>
              <w:rPr>
                <w:noProof/>
                <w:webHidden/>
              </w:rPr>
              <w:instrText xml:space="preserve"> PAGEREF _Toc76128487 \h </w:instrText>
            </w:r>
            <w:r>
              <w:rPr>
                <w:noProof/>
                <w:webHidden/>
              </w:rPr>
            </w:r>
            <w:r>
              <w:rPr>
                <w:noProof/>
                <w:webHidden/>
              </w:rPr>
              <w:fldChar w:fldCharType="separate"/>
            </w:r>
            <w:r>
              <w:rPr>
                <w:noProof/>
                <w:webHidden/>
              </w:rPr>
              <w:t>14</w:t>
            </w:r>
            <w:r>
              <w:rPr>
                <w:noProof/>
                <w:webHidden/>
              </w:rPr>
              <w:fldChar w:fldCharType="end"/>
            </w:r>
          </w:hyperlink>
        </w:p>
        <w:p w14:paraId="40AC266A" w14:textId="77777777" w:rsidR="005E54E6" w:rsidRDefault="005E54E6">
          <w:pPr>
            <w:pStyle w:val="TM3"/>
            <w:tabs>
              <w:tab w:val="left" w:pos="1100"/>
              <w:tab w:val="right" w:leader="underscore" w:pos="9062"/>
            </w:tabs>
            <w:rPr>
              <w:rFonts w:eastAsiaTheme="minorEastAsia"/>
              <w:noProof/>
              <w:sz w:val="22"/>
              <w:szCs w:val="22"/>
              <w:lang w:eastAsia="fr-FR"/>
            </w:rPr>
          </w:pPr>
          <w:hyperlink w:anchor="_Toc76128488" w:history="1">
            <w:r w:rsidRPr="00EA1E9B">
              <w:rPr>
                <w:rStyle w:val="Lienhypertexte"/>
                <w:noProof/>
              </w:rPr>
              <w:t>2.1.</w:t>
            </w:r>
            <w:r>
              <w:rPr>
                <w:rFonts w:eastAsiaTheme="minorEastAsia"/>
                <w:noProof/>
                <w:sz w:val="22"/>
                <w:szCs w:val="22"/>
                <w:lang w:eastAsia="fr-FR"/>
              </w:rPr>
              <w:tab/>
            </w:r>
            <w:r w:rsidRPr="00EA1E9B">
              <w:rPr>
                <w:rStyle w:val="Lienhypertexte"/>
                <w:noProof/>
              </w:rPr>
              <w:t>Ajouter un personnel</w:t>
            </w:r>
            <w:r>
              <w:rPr>
                <w:noProof/>
                <w:webHidden/>
              </w:rPr>
              <w:tab/>
            </w:r>
            <w:r>
              <w:rPr>
                <w:noProof/>
                <w:webHidden/>
              </w:rPr>
              <w:fldChar w:fldCharType="begin"/>
            </w:r>
            <w:r>
              <w:rPr>
                <w:noProof/>
                <w:webHidden/>
              </w:rPr>
              <w:instrText xml:space="preserve"> PAGEREF _Toc76128488 \h </w:instrText>
            </w:r>
            <w:r>
              <w:rPr>
                <w:noProof/>
                <w:webHidden/>
              </w:rPr>
            </w:r>
            <w:r>
              <w:rPr>
                <w:noProof/>
                <w:webHidden/>
              </w:rPr>
              <w:fldChar w:fldCharType="separate"/>
            </w:r>
            <w:r>
              <w:rPr>
                <w:noProof/>
                <w:webHidden/>
              </w:rPr>
              <w:t>17</w:t>
            </w:r>
            <w:r>
              <w:rPr>
                <w:noProof/>
                <w:webHidden/>
              </w:rPr>
              <w:fldChar w:fldCharType="end"/>
            </w:r>
          </w:hyperlink>
        </w:p>
        <w:p w14:paraId="274A93F1"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489" w:history="1">
            <w:r w:rsidRPr="00EA1E9B">
              <w:rPr>
                <w:rStyle w:val="Lienhypertexte"/>
                <w:noProof/>
              </w:rPr>
              <w:t>i.</w:t>
            </w:r>
            <w:r>
              <w:rPr>
                <w:rFonts w:eastAsiaTheme="minorEastAsia"/>
                <w:noProof/>
                <w:sz w:val="22"/>
                <w:szCs w:val="22"/>
                <w:lang w:eastAsia="fr-FR"/>
              </w:rPr>
              <w:tab/>
            </w:r>
            <w:r w:rsidRPr="00EA1E9B">
              <w:rPr>
                <w:rStyle w:val="Lienhypertexte"/>
                <w:noProof/>
              </w:rPr>
              <w:t>Ajout de personnel « Associé »</w:t>
            </w:r>
            <w:r>
              <w:rPr>
                <w:noProof/>
                <w:webHidden/>
              </w:rPr>
              <w:tab/>
            </w:r>
            <w:r>
              <w:rPr>
                <w:noProof/>
                <w:webHidden/>
              </w:rPr>
              <w:fldChar w:fldCharType="begin"/>
            </w:r>
            <w:r>
              <w:rPr>
                <w:noProof/>
                <w:webHidden/>
              </w:rPr>
              <w:instrText xml:space="preserve"> PAGEREF _Toc76128489 \h </w:instrText>
            </w:r>
            <w:r>
              <w:rPr>
                <w:noProof/>
                <w:webHidden/>
              </w:rPr>
            </w:r>
            <w:r>
              <w:rPr>
                <w:noProof/>
                <w:webHidden/>
              </w:rPr>
              <w:fldChar w:fldCharType="separate"/>
            </w:r>
            <w:r>
              <w:rPr>
                <w:noProof/>
                <w:webHidden/>
              </w:rPr>
              <w:t>17</w:t>
            </w:r>
            <w:r>
              <w:rPr>
                <w:noProof/>
                <w:webHidden/>
              </w:rPr>
              <w:fldChar w:fldCharType="end"/>
            </w:r>
          </w:hyperlink>
        </w:p>
        <w:p w14:paraId="731A3973"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490" w:history="1">
            <w:r w:rsidRPr="00EA1E9B">
              <w:rPr>
                <w:rStyle w:val="Lienhypertexte"/>
                <w:noProof/>
              </w:rPr>
              <w:t>ii.</w:t>
            </w:r>
            <w:r>
              <w:rPr>
                <w:rFonts w:eastAsiaTheme="minorEastAsia"/>
                <w:noProof/>
                <w:sz w:val="22"/>
                <w:szCs w:val="22"/>
                <w:lang w:eastAsia="fr-FR"/>
              </w:rPr>
              <w:tab/>
            </w:r>
            <w:r w:rsidRPr="00EA1E9B">
              <w:rPr>
                <w:rStyle w:val="Lienhypertexte"/>
                <w:noProof/>
              </w:rPr>
              <w:t>Ajout de personnel « Consultant »</w:t>
            </w:r>
            <w:r>
              <w:rPr>
                <w:noProof/>
                <w:webHidden/>
              </w:rPr>
              <w:tab/>
            </w:r>
            <w:r>
              <w:rPr>
                <w:noProof/>
                <w:webHidden/>
              </w:rPr>
              <w:fldChar w:fldCharType="begin"/>
            </w:r>
            <w:r>
              <w:rPr>
                <w:noProof/>
                <w:webHidden/>
              </w:rPr>
              <w:instrText xml:space="preserve"> PAGEREF _Toc76128490 \h </w:instrText>
            </w:r>
            <w:r>
              <w:rPr>
                <w:noProof/>
                <w:webHidden/>
              </w:rPr>
            </w:r>
            <w:r>
              <w:rPr>
                <w:noProof/>
                <w:webHidden/>
              </w:rPr>
              <w:fldChar w:fldCharType="separate"/>
            </w:r>
            <w:r>
              <w:rPr>
                <w:noProof/>
                <w:webHidden/>
              </w:rPr>
              <w:t>19</w:t>
            </w:r>
            <w:r>
              <w:rPr>
                <w:noProof/>
                <w:webHidden/>
              </w:rPr>
              <w:fldChar w:fldCharType="end"/>
            </w:r>
          </w:hyperlink>
        </w:p>
        <w:p w14:paraId="501AD3C2" w14:textId="77777777" w:rsidR="005E54E6" w:rsidRDefault="005E54E6">
          <w:pPr>
            <w:pStyle w:val="TM3"/>
            <w:tabs>
              <w:tab w:val="left" w:pos="1100"/>
              <w:tab w:val="right" w:leader="underscore" w:pos="9062"/>
            </w:tabs>
            <w:rPr>
              <w:rFonts w:eastAsiaTheme="minorEastAsia"/>
              <w:noProof/>
              <w:sz w:val="22"/>
              <w:szCs w:val="22"/>
              <w:lang w:eastAsia="fr-FR"/>
            </w:rPr>
          </w:pPr>
          <w:hyperlink w:anchor="_Toc76128491" w:history="1">
            <w:r w:rsidRPr="00EA1E9B">
              <w:rPr>
                <w:rStyle w:val="Lienhypertexte"/>
                <w:noProof/>
              </w:rPr>
              <w:t>2.2.</w:t>
            </w:r>
            <w:r>
              <w:rPr>
                <w:rFonts w:eastAsiaTheme="minorEastAsia"/>
                <w:noProof/>
                <w:sz w:val="22"/>
                <w:szCs w:val="22"/>
                <w:lang w:eastAsia="fr-FR"/>
              </w:rPr>
              <w:tab/>
            </w:r>
            <w:r w:rsidRPr="00EA1E9B">
              <w:rPr>
                <w:rStyle w:val="Lienhypertexte"/>
                <w:noProof/>
              </w:rPr>
              <w:t>Modifier le profil d’un personnel</w:t>
            </w:r>
            <w:r>
              <w:rPr>
                <w:noProof/>
                <w:webHidden/>
              </w:rPr>
              <w:tab/>
            </w:r>
            <w:r>
              <w:rPr>
                <w:noProof/>
                <w:webHidden/>
              </w:rPr>
              <w:fldChar w:fldCharType="begin"/>
            </w:r>
            <w:r>
              <w:rPr>
                <w:noProof/>
                <w:webHidden/>
              </w:rPr>
              <w:instrText xml:space="preserve"> PAGEREF _Toc76128491 \h </w:instrText>
            </w:r>
            <w:r>
              <w:rPr>
                <w:noProof/>
                <w:webHidden/>
              </w:rPr>
            </w:r>
            <w:r>
              <w:rPr>
                <w:noProof/>
                <w:webHidden/>
              </w:rPr>
              <w:fldChar w:fldCharType="separate"/>
            </w:r>
            <w:r>
              <w:rPr>
                <w:noProof/>
                <w:webHidden/>
              </w:rPr>
              <w:t>21</w:t>
            </w:r>
            <w:r>
              <w:rPr>
                <w:noProof/>
                <w:webHidden/>
              </w:rPr>
              <w:fldChar w:fldCharType="end"/>
            </w:r>
          </w:hyperlink>
        </w:p>
        <w:p w14:paraId="303A915E"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492" w:history="1">
            <w:r w:rsidRPr="00EA1E9B">
              <w:rPr>
                <w:rStyle w:val="Lienhypertexte"/>
                <w:bCs/>
                <w:noProof/>
              </w:rPr>
              <w:t>i.</w:t>
            </w:r>
            <w:r>
              <w:rPr>
                <w:rFonts w:eastAsiaTheme="minorEastAsia"/>
                <w:noProof/>
                <w:sz w:val="22"/>
                <w:szCs w:val="22"/>
                <w:lang w:eastAsia="fr-FR"/>
              </w:rPr>
              <w:tab/>
            </w:r>
            <w:r w:rsidRPr="00EA1E9B">
              <w:rPr>
                <w:rStyle w:val="Lienhypertexte"/>
                <w:noProof/>
              </w:rPr>
              <w:t>Modification</w:t>
            </w:r>
            <w:r w:rsidRPr="00EA1E9B">
              <w:rPr>
                <w:rStyle w:val="Lienhypertexte"/>
                <w:bCs/>
                <w:noProof/>
              </w:rPr>
              <w:t xml:space="preserve"> du profil d’un « Associé »</w:t>
            </w:r>
            <w:r>
              <w:rPr>
                <w:noProof/>
                <w:webHidden/>
              </w:rPr>
              <w:tab/>
            </w:r>
            <w:r>
              <w:rPr>
                <w:noProof/>
                <w:webHidden/>
              </w:rPr>
              <w:fldChar w:fldCharType="begin"/>
            </w:r>
            <w:r>
              <w:rPr>
                <w:noProof/>
                <w:webHidden/>
              </w:rPr>
              <w:instrText xml:space="preserve"> PAGEREF _Toc76128492 \h </w:instrText>
            </w:r>
            <w:r>
              <w:rPr>
                <w:noProof/>
                <w:webHidden/>
              </w:rPr>
            </w:r>
            <w:r>
              <w:rPr>
                <w:noProof/>
                <w:webHidden/>
              </w:rPr>
              <w:fldChar w:fldCharType="separate"/>
            </w:r>
            <w:r>
              <w:rPr>
                <w:noProof/>
                <w:webHidden/>
              </w:rPr>
              <w:t>21</w:t>
            </w:r>
            <w:r>
              <w:rPr>
                <w:noProof/>
                <w:webHidden/>
              </w:rPr>
              <w:fldChar w:fldCharType="end"/>
            </w:r>
          </w:hyperlink>
        </w:p>
        <w:p w14:paraId="51E79F76"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493" w:history="1">
            <w:r w:rsidRPr="00EA1E9B">
              <w:rPr>
                <w:rStyle w:val="Lienhypertexte"/>
                <w:bCs/>
                <w:noProof/>
              </w:rPr>
              <w:t>ii.</w:t>
            </w:r>
            <w:r>
              <w:rPr>
                <w:rFonts w:eastAsiaTheme="minorEastAsia"/>
                <w:noProof/>
                <w:sz w:val="22"/>
                <w:szCs w:val="22"/>
                <w:lang w:eastAsia="fr-FR"/>
              </w:rPr>
              <w:tab/>
            </w:r>
            <w:r w:rsidRPr="00EA1E9B">
              <w:rPr>
                <w:rStyle w:val="Lienhypertexte"/>
                <w:bCs/>
                <w:noProof/>
              </w:rPr>
              <w:t>Modification du profil d’un « Consultant »</w:t>
            </w:r>
            <w:r>
              <w:rPr>
                <w:noProof/>
                <w:webHidden/>
              </w:rPr>
              <w:tab/>
            </w:r>
            <w:r>
              <w:rPr>
                <w:noProof/>
                <w:webHidden/>
              </w:rPr>
              <w:fldChar w:fldCharType="begin"/>
            </w:r>
            <w:r>
              <w:rPr>
                <w:noProof/>
                <w:webHidden/>
              </w:rPr>
              <w:instrText xml:space="preserve"> PAGEREF _Toc76128493 \h </w:instrText>
            </w:r>
            <w:r>
              <w:rPr>
                <w:noProof/>
                <w:webHidden/>
              </w:rPr>
            </w:r>
            <w:r>
              <w:rPr>
                <w:noProof/>
                <w:webHidden/>
              </w:rPr>
              <w:fldChar w:fldCharType="separate"/>
            </w:r>
            <w:r>
              <w:rPr>
                <w:noProof/>
                <w:webHidden/>
              </w:rPr>
              <w:t>23</w:t>
            </w:r>
            <w:r>
              <w:rPr>
                <w:noProof/>
                <w:webHidden/>
              </w:rPr>
              <w:fldChar w:fldCharType="end"/>
            </w:r>
          </w:hyperlink>
        </w:p>
        <w:p w14:paraId="3DDD4351" w14:textId="77777777" w:rsidR="005E54E6" w:rsidRDefault="005E54E6">
          <w:pPr>
            <w:pStyle w:val="TM3"/>
            <w:tabs>
              <w:tab w:val="left" w:pos="1100"/>
              <w:tab w:val="right" w:leader="underscore" w:pos="9062"/>
            </w:tabs>
            <w:rPr>
              <w:rFonts w:eastAsiaTheme="minorEastAsia"/>
              <w:noProof/>
              <w:sz w:val="22"/>
              <w:szCs w:val="22"/>
              <w:lang w:eastAsia="fr-FR"/>
            </w:rPr>
          </w:pPr>
          <w:hyperlink w:anchor="_Toc76128494" w:history="1">
            <w:r w:rsidRPr="00EA1E9B">
              <w:rPr>
                <w:rStyle w:val="Lienhypertexte"/>
                <w:bCs/>
                <w:noProof/>
              </w:rPr>
              <w:t>2.3.</w:t>
            </w:r>
            <w:r>
              <w:rPr>
                <w:rFonts w:eastAsiaTheme="minorEastAsia"/>
                <w:noProof/>
                <w:sz w:val="22"/>
                <w:szCs w:val="22"/>
                <w:lang w:eastAsia="fr-FR"/>
              </w:rPr>
              <w:tab/>
            </w:r>
            <w:r w:rsidRPr="00EA1E9B">
              <w:rPr>
                <w:rStyle w:val="Lienhypertexte"/>
                <w:bCs/>
                <w:noProof/>
              </w:rPr>
              <w:t>Supprimer un personnel</w:t>
            </w:r>
            <w:r>
              <w:rPr>
                <w:noProof/>
                <w:webHidden/>
              </w:rPr>
              <w:tab/>
            </w:r>
            <w:r>
              <w:rPr>
                <w:noProof/>
                <w:webHidden/>
              </w:rPr>
              <w:fldChar w:fldCharType="begin"/>
            </w:r>
            <w:r>
              <w:rPr>
                <w:noProof/>
                <w:webHidden/>
              </w:rPr>
              <w:instrText xml:space="preserve"> PAGEREF _Toc76128494 \h </w:instrText>
            </w:r>
            <w:r>
              <w:rPr>
                <w:noProof/>
                <w:webHidden/>
              </w:rPr>
            </w:r>
            <w:r>
              <w:rPr>
                <w:noProof/>
                <w:webHidden/>
              </w:rPr>
              <w:fldChar w:fldCharType="separate"/>
            </w:r>
            <w:r>
              <w:rPr>
                <w:noProof/>
                <w:webHidden/>
              </w:rPr>
              <w:t>24</w:t>
            </w:r>
            <w:r>
              <w:rPr>
                <w:noProof/>
                <w:webHidden/>
              </w:rPr>
              <w:fldChar w:fldCharType="end"/>
            </w:r>
          </w:hyperlink>
        </w:p>
        <w:p w14:paraId="6C6C3EE8" w14:textId="77777777" w:rsidR="005E54E6" w:rsidRDefault="005E54E6">
          <w:pPr>
            <w:pStyle w:val="TM3"/>
            <w:tabs>
              <w:tab w:val="left" w:pos="1100"/>
              <w:tab w:val="right" w:leader="underscore" w:pos="9062"/>
            </w:tabs>
            <w:rPr>
              <w:rFonts w:eastAsiaTheme="minorEastAsia"/>
              <w:noProof/>
              <w:sz w:val="22"/>
              <w:szCs w:val="22"/>
              <w:lang w:eastAsia="fr-FR"/>
            </w:rPr>
          </w:pPr>
          <w:hyperlink w:anchor="_Toc76128495" w:history="1">
            <w:r w:rsidRPr="00EA1E9B">
              <w:rPr>
                <w:rStyle w:val="Lienhypertexte"/>
                <w:bCs/>
                <w:noProof/>
              </w:rPr>
              <w:t>2.4.</w:t>
            </w:r>
            <w:r>
              <w:rPr>
                <w:rFonts w:eastAsiaTheme="minorEastAsia"/>
                <w:noProof/>
                <w:sz w:val="22"/>
                <w:szCs w:val="22"/>
                <w:lang w:eastAsia="fr-FR"/>
              </w:rPr>
              <w:tab/>
            </w:r>
            <w:r w:rsidRPr="00EA1E9B">
              <w:rPr>
                <w:rStyle w:val="Lienhypertexte"/>
                <w:bCs/>
                <w:noProof/>
              </w:rPr>
              <w:t>Gérer la demande d’habilitation d’un personnel</w:t>
            </w:r>
            <w:r>
              <w:rPr>
                <w:noProof/>
                <w:webHidden/>
              </w:rPr>
              <w:tab/>
            </w:r>
            <w:r>
              <w:rPr>
                <w:noProof/>
                <w:webHidden/>
              </w:rPr>
              <w:fldChar w:fldCharType="begin"/>
            </w:r>
            <w:r>
              <w:rPr>
                <w:noProof/>
                <w:webHidden/>
              </w:rPr>
              <w:instrText xml:space="preserve"> PAGEREF _Toc76128495 \h </w:instrText>
            </w:r>
            <w:r>
              <w:rPr>
                <w:noProof/>
                <w:webHidden/>
              </w:rPr>
            </w:r>
            <w:r>
              <w:rPr>
                <w:noProof/>
                <w:webHidden/>
              </w:rPr>
              <w:fldChar w:fldCharType="separate"/>
            </w:r>
            <w:r>
              <w:rPr>
                <w:noProof/>
                <w:webHidden/>
              </w:rPr>
              <w:t>25</w:t>
            </w:r>
            <w:r>
              <w:rPr>
                <w:noProof/>
                <w:webHidden/>
              </w:rPr>
              <w:fldChar w:fldCharType="end"/>
            </w:r>
          </w:hyperlink>
        </w:p>
        <w:p w14:paraId="0FB64B3C"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496" w:history="1">
            <w:r w:rsidRPr="00EA1E9B">
              <w:rPr>
                <w:rStyle w:val="Lienhypertexte"/>
                <w:noProof/>
              </w:rPr>
              <w:t>i.</w:t>
            </w:r>
            <w:r>
              <w:rPr>
                <w:rFonts w:eastAsiaTheme="minorEastAsia"/>
                <w:noProof/>
                <w:sz w:val="22"/>
                <w:szCs w:val="22"/>
                <w:lang w:eastAsia="fr-FR"/>
              </w:rPr>
              <w:tab/>
            </w:r>
            <w:r w:rsidRPr="00EA1E9B">
              <w:rPr>
                <w:rStyle w:val="Lienhypertexte"/>
                <w:noProof/>
              </w:rPr>
              <w:t>Page d’ajout d’une nouvelle demande</w:t>
            </w:r>
            <w:r>
              <w:rPr>
                <w:noProof/>
                <w:webHidden/>
              </w:rPr>
              <w:tab/>
            </w:r>
            <w:r>
              <w:rPr>
                <w:noProof/>
                <w:webHidden/>
              </w:rPr>
              <w:fldChar w:fldCharType="begin"/>
            </w:r>
            <w:r>
              <w:rPr>
                <w:noProof/>
                <w:webHidden/>
              </w:rPr>
              <w:instrText xml:space="preserve"> PAGEREF _Toc76128496 \h </w:instrText>
            </w:r>
            <w:r>
              <w:rPr>
                <w:noProof/>
                <w:webHidden/>
              </w:rPr>
            </w:r>
            <w:r>
              <w:rPr>
                <w:noProof/>
                <w:webHidden/>
              </w:rPr>
              <w:fldChar w:fldCharType="separate"/>
            </w:r>
            <w:r>
              <w:rPr>
                <w:noProof/>
                <w:webHidden/>
              </w:rPr>
              <w:t>27</w:t>
            </w:r>
            <w:r>
              <w:rPr>
                <w:noProof/>
                <w:webHidden/>
              </w:rPr>
              <w:fldChar w:fldCharType="end"/>
            </w:r>
          </w:hyperlink>
        </w:p>
        <w:p w14:paraId="5F710780"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497" w:history="1">
            <w:r w:rsidRPr="00EA1E9B">
              <w:rPr>
                <w:rStyle w:val="Lienhypertexte"/>
                <w:noProof/>
              </w:rPr>
              <w:t>ii.</w:t>
            </w:r>
            <w:r>
              <w:rPr>
                <w:rFonts w:eastAsiaTheme="minorEastAsia"/>
                <w:noProof/>
                <w:sz w:val="22"/>
                <w:szCs w:val="22"/>
                <w:lang w:eastAsia="fr-FR"/>
              </w:rPr>
              <w:tab/>
            </w:r>
            <w:r w:rsidRPr="00EA1E9B">
              <w:rPr>
                <w:rStyle w:val="Lienhypertexte"/>
                <w:noProof/>
              </w:rPr>
              <w:t>Modifier la demande d’habilitation</w:t>
            </w:r>
            <w:r>
              <w:rPr>
                <w:noProof/>
                <w:webHidden/>
              </w:rPr>
              <w:tab/>
            </w:r>
            <w:r>
              <w:rPr>
                <w:noProof/>
                <w:webHidden/>
              </w:rPr>
              <w:fldChar w:fldCharType="begin"/>
            </w:r>
            <w:r>
              <w:rPr>
                <w:noProof/>
                <w:webHidden/>
              </w:rPr>
              <w:instrText xml:space="preserve"> PAGEREF _Toc76128497 \h </w:instrText>
            </w:r>
            <w:r>
              <w:rPr>
                <w:noProof/>
                <w:webHidden/>
              </w:rPr>
            </w:r>
            <w:r>
              <w:rPr>
                <w:noProof/>
                <w:webHidden/>
              </w:rPr>
              <w:fldChar w:fldCharType="separate"/>
            </w:r>
            <w:r>
              <w:rPr>
                <w:noProof/>
                <w:webHidden/>
              </w:rPr>
              <w:t>30</w:t>
            </w:r>
            <w:r>
              <w:rPr>
                <w:noProof/>
                <w:webHidden/>
              </w:rPr>
              <w:fldChar w:fldCharType="end"/>
            </w:r>
          </w:hyperlink>
        </w:p>
        <w:p w14:paraId="0E399704"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498" w:history="1">
            <w:r w:rsidRPr="00EA1E9B">
              <w:rPr>
                <w:rStyle w:val="Lienhypertexte"/>
                <w:noProof/>
              </w:rPr>
              <w:t>iii.</w:t>
            </w:r>
            <w:r>
              <w:rPr>
                <w:rFonts w:eastAsiaTheme="minorEastAsia"/>
                <w:noProof/>
                <w:sz w:val="22"/>
                <w:szCs w:val="22"/>
                <w:lang w:eastAsia="fr-FR"/>
              </w:rPr>
              <w:tab/>
            </w:r>
            <w:r w:rsidRPr="00EA1E9B">
              <w:rPr>
                <w:rStyle w:val="Lienhypertexte"/>
                <w:noProof/>
              </w:rPr>
              <w:t>Aperçu de la fiche de demande d’habilitation</w:t>
            </w:r>
            <w:r>
              <w:rPr>
                <w:noProof/>
                <w:webHidden/>
              </w:rPr>
              <w:tab/>
            </w:r>
            <w:r>
              <w:rPr>
                <w:noProof/>
                <w:webHidden/>
              </w:rPr>
              <w:fldChar w:fldCharType="begin"/>
            </w:r>
            <w:r>
              <w:rPr>
                <w:noProof/>
                <w:webHidden/>
              </w:rPr>
              <w:instrText xml:space="preserve"> PAGEREF _Toc76128498 \h </w:instrText>
            </w:r>
            <w:r>
              <w:rPr>
                <w:noProof/>
                <w:webHidden/>
              </w:rPr>
            </w:r>
            <w:r>
              <w:rPr>
                <w:noProof/>
                <w:webHidden/>
              </w:rPr>
              <w:fldChar w:fldCharType="separate"/>
            </w:r>
            <w:r>
              <w:rPr>
                <w:noProof/>
                <w:webHidden/>
              </w:rPr>
              <w:t>32</w:t>
            </w:r>
            <w:r>
              <w:rPr>
                <w:noProof/>
                <w:webHidden/>
              </w:rPr>
              <w:fldChar w:fldCharType="end"/>
            </w:r>
          </w:hyperlink>
        </w:p>
        <w:p w14:paraId="52631BF1" w14:textId="77777777" w:rsidR="005E54E6" w:rsidRDefault="005E54E6">
          <w:pPr>
            <w:pStyle w:val="TM3"/>
            <w:tabs>
              <w:tab w:val="left" w:pos="1100"/>
              <w:tab w:val="right" w:leader="underscore" w:pos="9062"/>
            </w:tabs>
            <w:rPr>
              <w:rFonts w:eastAsiaTheme="minorEastAsia"/>
              <w:noProof/>
              <w:sz w:val="22"/>
              <w:szCs w:val="22"/>
              <w:lang w:eastAsia="fr-FR"/>
            </w:rPr>
          </w:pPr>
          <w:hyperlink w:anchor="_Toc76128499" w:history="1">
            <w:r w:rsidRPr="00EA1E9B">
              <w:rPr>
                <w:rStyle w:val="Lienhypertexte"/>
                <w:noProof/>
              </w:rPr>
              <w:t>2.5.</w:t>
            </w:r>
            <w:r>
              <w:rPr>
                <w:rFonts w:eastAsiaTheme="minorEastAsia"/>
                <w:noProof/>
                <w:sz w:val="22"/>
                <w:szCs w:val="22"/>
                <w:lang w:eastAsia="fr-FR"/>
              </w:rPr>
              <w:tab/>
            </w:r>
            <w:r w:rsidRPr="00EA1E9B">
              <w:rPr>
                <w:rStyle w:val="Lienhypertexte"/>
                <w:noProof/>
              </w:rPr>
              <w:t>Liste du personnel</w:t>
            </w:r>
            <w:r>
              <w:rPr>
                <w:noProof/>
                <w:webHidden/>
              </w:rPr>
              <w:tab/>
            </w:r>
            <w:r>
              <w:rPr>
                <w:noProof/>
                <w:webHidden/>
              </w:rPr>
              <w:fldChar w:fldCharType="begin"/>
            </w:r>
            <w:r>
              <w:rPr>
                <w:noProof/>
                <w:webHidden/>
              </w:rPr>
              <w:instrText xml:space="preserve"> PAGEREF _Toc76128499 \h </w:instrText>
            </w:r>
            <w:r>
              <w:rPr>
                <w:noProof/>
                <w:webHidden/>
              </w:rPr>
            </w:r>
            <w:r>
              <w:rPr>
                <w:noProof/>
                <w:webHidden/>
              </w:rPr>
              <w:fldChar w:fldCharType="separate"/>
            </w:r>
            <w:r>
              <w:rPr>
                <w:noProof/>
                <w:webHidden/>
              </w:rPr>
              <w:t>34</w:t>
            </w:r>
            <w:r>
              <w:rPr>
                <w:noProof/>
                <w:webHidden/>
              </w:rPr>
              <w:fldChar w:fldCharType="end"/>
            </w:r>
          </w:hyperlink>
        </w:p>
        <w:p w14:paraId="3F33BBD3"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500" w:history="1">
            <w:r w:rsidRPr="00EA1E9B">
              <w:rPr>
                <w:rStyle w:val="Lienhypertexte"/>
                <w:noProof/>
              </w:rPr>
              <w:t>i.</w:t>
            </w:r>
            <w:r>
              <w:rPr>
                <w:rFonts w:eastAsiaTheme="minorEastAsia"/>
                <w:noProof/>
                <w:sz w:val="22"/>
                <w:szCs w:val="22"/>
                <w:lang w:eastAsia="fr-FR"/>
              </w:rPr>
              <w:tab/>
            </w:r>
            <w:r w:rsidRPr="00EA1E9B">
              <w:rPr>
                <w:rStyle w:val="Lienhypertexte"/>
                <w:noProof/>
              </w:rPr>
              <w:t>Habilités</w:t>
            </w:r>
            <w:r>
              <w:rPr>
                <w:noProof/>
                <w:webHidden/>
              </w:rPr>
              <w:tab/>
            </w:r>
            <w:r>
              <w:rPr>
                <w:noProof/>
                <w:webHidden/>
              </w:rPr>
              <w:fldChar w:fldCharType="begin"/>
            </w:r>
            <w:r>
              <w:rPr>
                <w:noProof/>
                <w:webHidden/>
              </w:rPr>
              <w:instrText xml:space="preserve"> PAGEREF _Toc76128500 \h </w:instrText>
            </w:r>
            <w:r>
              <w:rPr>
                <w:noProof/>
                <w:webHidden/>
              </w:rPr>
            </w:r>
            <w:r>
              <w:rPr>
                <w:noProof/>
                <w:webHidden/>
              </w:rPr>
              <w:fldChar w:fldCharType="separate"/>
            </w:r>
            <w:r>
              <w:rPr>
                <w:noProof/>
                <w:webHidden/>
              </w:rPr>
              <w:t>34</w:t>
            </w:r>
            <w:r>
              <w:rPr>
                <w:noProof/>
                <w:webHidden/>
              </w:rPr>
              <w:fldChar w:fldCharType="end"/>
            </w:r>
          </w:hyperlink>
        </w:p>
        <w:p w14:paraId="3EB96E3C"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501" w:history="1">
            <w:r w:rsidRPr="00EA1E9B">
              <w:rPr>
                <w:rStyle w:val="Lienhypertexte"/>
                <w:noProof/>
              </w:rPr>
              <w:t>ii.</w:t>
            </w:r>
            <w:r>
              <w:rPr>
                <w:rFonts w:eastAsiaTheme="minorEastAsia"/>
                <w:noProof/>
                <w:sz w:val="22"/>
                <w:szCs w:val="22"/>
                <w:lang w:eastAsia="fr-FR"/>
              </w:rPr>
              <w:tab/>
            </w:r>
            <w:r w:rsidRPr="00EA1E9B">
              <w:rPr>
                <w:rStyle w:val="Lienhypertexte"/>
                <w:noProof/>
              </w:rPr>
              <w:t>A désactiver</w:t>
            </w:r>
            <w:r>
              <w:rPr>
                <w:noProof/>
                <w:webHidden/>
              </w:rPr>
              <w:tab/>
            </w:r>
            <w:r>
              <w:rPr>
                <w:noProof/>
                <w:webHidden/>
              </w:rPr>
              <w:fldChar w:fldCharType="begin"/>
            </w:r>
            <w:r>
              <w:rPr>
                <w:noProof/>
                <w:webHidden/>
              </w:rPr>
              <w:instrText xml:space="preserve"> PAGEREF _Toc76128501 \h </w:instrText>
            </w:r>
            <w:r>
              <w:rPr>
                <w:noProof/>
                <w:webHidden/>
              </w:rPr>
            </w:r>
            <w:r>
              <w:rPr>
                <w:noProof/>
                <w:webHidden/>
              </w:rPr>
              <w:fldChar w:fldCharType="separate"/>
            </w:r>
            <w:r>
              <w:rPr>
                <w:noProof/>
                <w:webHidden/>
              </w:rPr>
              <w:t>35</w:t>
            </w:r>
            <w:r>
              <w:rPr>
                <w:noProof/>
                <w:webHidden/>
              </w:rPr>
              <w:fldChar w:fldCharType="end"/>
            </w:r>
          </w:hyperlink>
        </w:p>
        <w:p w14:paraId="6AC6D2CE"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502" w:history="1">
            <w:r w:rsidRPr="00EA1E9B">
              <w:rPr>
                <w:rStyle w:val="Lienhypertexte"/>
                <w:noProof/>
              </w:rPr>
              <w:t>iii.</w:t>
            </w:r>
            <w:r>
              <w:rPr>
                <w:rFonts w:eastAsiaTheme="minorEastAsia"/>
                <w:noProof/>
                <w:sz w:val="22"/>
                <w:szCs w:val="22"/>
                <w:lang w:eastAsia="fr-FR"/>
              </w:rPr>
              <w:tab/>
            </w:r>
            <w:r w:rsidRPr="00EA1E9B">
              <w:rPr>
                <w:rStyle w:val="Lienhypertexte"/>
                <w:noProof/>
              </w:rPr>
              <w:t>Déshabilités</w:t>
            </w:r>
            <w:r>
              <w:rPr>
                <w:noProof/>
                <w:webHidden/>
              </w:rPr>
              <w:tab/>
            </w:r>
            <w:r>
              <w:rPr>
                <w:noProof/>
                <w:webHidden/>
              </w:rPr>
              <w:fldChar w:fldCharType="begin"/>
            </w:r>
            <w:r>
              <w:rPr>
                <w:noProof/>
                <w:webHidden/>
              </w:rPr>
              <w:instrText xml:space="preserve"> PAGEREF _Toc76128502 \h </w:instrText>
            </w:r>
            <w:r>
              <w:rPr>
                <w:noProof/>
                <w:webHidden/>
              </w:rPr>
            </w:r>
            <w:r>
              <w:rPr>
                <w:noProof/>
                <w:webHidden/>
              </w:rPr>
              <w:fldChar w:fldCharType="separate"/>
            </w:r>
            <w:r>
              <w:rPr>
                <w:noProof/>
                <w:webHidden/>
              </w:rPr>
              <w:t>36</w:t>
            </w:r>
            <w:r>
              <w:rPr>
                <w:noProof/>
                <w:webHidden/>
              </w:rPr>
              <w:fldChar w:fldCharType="end"/>
            </w:r>
          </w:hyperlink>
        </w:p>
        <w:p w14:paraId="68920EF6" w14:textId="77777777" w:rsidR="005E54E6" w:rsidRDefault="005E54E6">
          <w:pPr>
            <w:pStyle w:val="TM3"/>
            <w:tabs>
              <w:tab w:val="left" w:pos="1100"/>
              <w:tab w:val="right" w:leader="underscore" w:pos="9062"/>
            </w:tabs>
            <w:rPr>
              <w:rFonts w:eastAsiaTheme="minorEastAsia"/>
              <w:noProof/>
              <w:sz w:val="22"/>
              <w:szCs w:val="22"/>
              <w:lang w:eastAsia="fr-FR"/>
            </w:rPr>
          </w:pPr>
          <w:hyperlink w:anchor="_Toc76128503" w:history="1">
            <w:r w:rsidRPr="00EA1E9B">
              <w:rPr>
                <w:rStyle w:val="Lienhypertexte"/>
                <w:noProof/>
              </w:rPr>
              <w:t>2.6.</w:t>
            </w:r>
            <w:r>
              <w:rPr>
                <w:rFonts w:eastAsiaTheme="minorEastAsia"/>
                <w:noProof/>
                <w:sz w:val="22"/>
                <w:szCs w:val="22"/>
                <w:lang w:eastAsia="fr-FR"/>
              </w:rPr>
              <w:tab/>
            </w:r>
            <w:r w:rsidRPr="00EA1E9B">
              <w:rPr>
                <w:rStyle w:val="Lienhypertexte"/>
                <w:noProof/>
              </w:rPr>
              <w:t>Restaurer les personnes archivées</w:t>
            </w:r>
            <w:r>
              <w:rPr>
                <w:noProof/>
                <w:webHidden/>
              </w:rPr>
              <w:tab/>
            </w:r>
            <w:r>
              <w:rPr>
                <w:noProof/>
                <w:webHidden/>
              </w:rPr>
              <w:fldChar w:fldCharType="begin"/>
            </w:r>
            <w:r>
              <w:rPr>
                <w:noProof/>
                <w:webHidden/>
              </w:rPr>
              <w:instrText xml:space="preserve"> PAGEREF _Toc76128503 \h </w:instrText>
            </w:r>
            <w:r>
              <w:rPr>
                <w:noProof/>
                <w:webHidden/>
              </w:rPr>
            </w:r>
            <w:r>
              <w:rPr>
                <w:noProof/>
                <w:webHidden/>
              </w:rPr>
              <w:fldChar w:fldCharType="separate"/>
            </w:r>
            <w:r>
              <w:rPr>
                <w:noProof/>
                <w:webHidden/>
              </w:rPr>
              <w:t>38</w:t>
            </w:r>
            <w:r>
              <w:rPr>
                <w:noProof/>
                <w:webHidden/>
              </w:rPr>
              <w:fldChar w:fldCharType="end"/>
            </w:r>
          </w:hyperlink>
        </w:p>
        <w:p w14:paraId="4654E363" w14:textId="77777777" w:rsidR="005E54E6" w:rsidRDefault="005E54E6">
          <w:pPr>
            <w:pStyle w:val="TM2"/>
            <w:tabs>
              <w:tab w:val="left" w:pos="660"/>
              <w:tab w:val="right" w:leader="underscore" w:pos="9062"/>
            </w:tabs>
            <w:rPr>
              <w:rFonts w:eastAsiaTheme="minorEastAsia"/>
              <w:b w:val="0"/>
              <w:bCs w:val="0"/>
              <w:noProof/>
              <w:lang w:eastAsia="fr-FR"/>
            </w:rPr>
          </w:pPr>
          <w:hyperlink w:anchor="_Toc76128504" w:history="1">
            <w:r w:rsidRPr="00EA1E9B">
              <w:rPr>
                <w:rStyle w:val="Lienhypertexte"/>
                <w:noProof/>
              </w:rPr>
              <w:t>3.</w:t>
            </w:r>
            <w:r>
              <w:rPr>
                <w:rFonts w:eastAsiaTheme="minorEastAsia"/>
                <w:b w:val="0"/>
                <w:bCs w:val="0"/>
                <w:noProof/>
                <w:lang w:eastAsia="fr-FR"/>
              </w:rPr>
              <w:tab/>
            </w:r>
            <w:r w:rsidRPr="00EA1E9B">
              <w:rPr>
                <w:rStyle w:val="Lienhypertexte"/>
                <w:noProof/>
              </w:rPr>
              <w:t>Interface Manager</w:t>
            </w:r>
            <w:r>
              <w:rPr>
                <w:noProof/>
                <w:webHidden/>
              </w:rPr>
              <w:tab/>
            </w:r>
            <w:r>
              <w:rPr>
                <w:noProof/>
                <w:webHidden/>
              </w:rPr>
              <w:fldChar w:fldCharType="begin"/>
            </w:r>
            <w:r>
              <w:rPr>
                <w:noProof/>
                <w:webHidden/>
              </w:rPr>
              <w:instrText xml:space="preserve"> PAGEREF _Toc76128504 \h </w:instrText>
            </w:r>
            <w:r>
              <w:rPr>
                <w:noProof/>
                <w:webHidden/>
              </w:rPr>
            </w:r>
            <w:r>
              <w:rPr>
                <w:noProof/>
                <w:webHidden/>
              </w:rPr>
              <w:fldChar w:fldCharType="separate"/>
            </w:r>
            <w:r>
              <w:rPr>
                <w:noProof/>
                <w:webHidden/>
              </w:rPr>
              <w:t>39</w:t>
            </w:r>
            <w:r>
              <w:rPr>
                <w:noProof/>
                <w:webHidden/>
              </w:rPr>
              <w:fldChar w:fldCharType="end"/>
            </w:r>
          </w:hyperlink>
        </w:p>
        <w:p w14:paraId="41A415A5" w14:textId="77777777" w:rsidR="005E54E6" w:rsidRDefault="005E54E6">
          <w:pPr>
            <w:pStyle w:val="TM3"/>
            <w:tabs>
              <w:tab w:val="left" w:pos="1100"/>
              <w:tab w:val="right" w:leader="underscore" w:pos="9062"/>
            </w:tabs>
            <w:rPr>
              <w:rFonts w:eastAsiaTheme="minorEastAsia"/>
              <w:noProof/>
              <w:sz w:val="22"/>
              <w:szCs w:val="22"/>
              <w:lang w:eastAsia="fr-FR"/>
            </w:rPr>
          </w:pPr>
          <w:hyperlink w:anchor="_Toc76128505" w:history="1">
            <w:r w:rsidRPr="00EA1E9B">
              <w:rPr>
                <w:rStyle w:val="Lienhypertexte"/>
                <w:noProof/>
              </w:rPr>
              <w:t>3.1.</w:t>
            </w:r>
            <w:r>
              <w:rPr>
                <w:rFonts w:eastAsiaTheme="minorEastAsia"/>
                <w:noProof/>
                <w:sz w:val="22"/>
                <w:szCs w:val="22"/>
                <w:lang w:eastAsia="fr-FR"/>
              </w:rPr>
              <w:tab/>
            </w:r>
            <w:r w:rsidRPr="00EA1E9B">
              <w:rPr>
                <w:rStyle w:val="Lienhypertexte"/>
                <w:noProof/>
              </w:rPr>
              <w:t>Ajout d’une nouvelle demande d’habilitation</w:t>
            </w:r>
            <w:r>
              <w:rPr>
                <w:noProof/>
                <w:webHidden/>
              </w:rPr>
              <w:tab/>
            </w:r>
            <w:r>
              <w:rPr>
                <w:noProof/>
                <w:webHidden/>
              </w:rPr>
              <w:fldChar w:fldCharType="begin"/>
            </w:r>
            <w:r>
              <w:rPr>
                <w:noProof/>
                <w:webHidden/>
              </w:rPr>
              <w:instrText xml:space="preserve"> PAGEREF _Toc76128505 \h </w:instrText>
            </w:r>
            <w:r>
              <w:rPr>
                <w:noProof/>
                <w:webHidden/>
              </w:rPr>
            </w:r>
            <w:r>
              <w:rPr>
                <w:noProof/>
                <w:webHidden/>
              </w:rPr>
              <w:fldChar w:fldCharType="separate"/>
            </w:r>
            <w:r>
              <w:rPr>
                <w:noProof/>
                <w:webHidden/>
              </w:rPr>
              <w:t>39</w:t>
            </w:r>
            <w:r>
              <w:rPr>
                <w:noProof/>
                <w:webHidden/>
              </w:rPr>
              <w:fldChar w:fldCharType="end"/>
            </w:r>
          </w:hyperlink>
        </w:p>
        <w:p w14:paraId="4EDF3C1F" w14:textId="77777777" w:rsidR="005E54E6" w:rsidRDefault="005E54E6">
          <w:pPr>
            <w:pStyle w:val="TM3"/>
            <w:tabs>
              <w:tab w:val="left" w:pos="1100"/>
              <w:tab w:val="right" w:leader="underscore" w:pos="9062"/>
            </w:tabs>
            <w:rPr>
              <w:rFonts w:eastAsiaTheme="minorEastAsia"/>
              <w:noProof/>
              <w:sz w:val="22"/>
              <w:szCs w:val="22"/>
              <w:lang w:eastAsia="fr-FR"/>
            </w:rPr>
          </w:pPr>
          <w:hyperlink w:anchor="_Toc76128506" w:history="1">
            <w:r w:rsidRPr="00EA1E9B">
              <w:rPr>
                <w:rStyle w:val="Lienhypertexte"/>
                <w:noProof/>
              </w:rPr>
              <w:t>3.2.</w:t>
            </w:r>
            <w:r>
              <w:rPr>
                <w:rFonts w:eastAsiaTheme="minorEastAsia"/>
                <w:noProof/>
                <w:sz w:val="22"/>
                <w:szCs w:val="22"/>
                <w:lang w:eastAsia="fr-FR"/>
              </w:rPr>
              <w:tab/>
            </w:r>
            <w:r w:rsidRPr="00EA1E9B">
              <w:rPr>
                <w:rStyle w:val="Lienhypertexte"/>
                <w:noProof/>
              </w:rPr>
              <w:t>Modifier la demande</w:t>
            </w:r>
            <w:r>
              <w:rPr>
                <w:noProof/>
                <w:webHidden/>
              </w:rPr>
              <w:tab/>
            </w:r>
            <w:r>
              <w:rPr>
                <w:noProof/>
                <w:webHidden/>
              </w:rPr>
              <w:fldChar w:fldCharType="begin"/>
            </w:r>
            <w:r>
              <w:rPr>
                <w:noProof/>
                <w:webHidden/>
              </w:rPr>
              <w:instrText xml:space="preserve"> PAGEREF _Toc76128506 \h </w:instrText>
            </w:r>
            <w:r>
              <w:rPr>
                <w:noProof/>
                <w:webHidden/>
              </w:rPr>
            </w:r>
            <w:r>
              <w:rPr>
                <w:noProof/>
                <w:webHidden/>
              </w:rPr>
              <w:fldChar w:fldCharType="separate"/>
            </w:r>
            <w:r>
              <w:rPr>
                <w:noProof/>
                <w:webHidden/>
              </w:rPr>
              <w:t>42</w:t>
            </w:r>
            <w:r>
              <w:rPr>
                <w:noProof/>
                <w:webHidden/>
              </w:rPr>
              <w:fldChar w:fldCharType="end"/>
            </w:r>
          </w:hyperlink>
        </w:p>
        <w:p w14:paraId="651261A7" w14:textId="77777777" w:rsidR="005E54E6" w:rsidRDefault="005E54E6">
          <w:pPr>
            <w:pStyle w:val="TM2"/>
            <w:tabs>
              <w:tab w:val="left" w:pos="660"/>
              <w:tab w:val="right" w:leader="underscore" w:pos="9062"/>
            </w:tabs>
            <w:rPr>
              <w:rFonts w:eastAsiaTheme="minorEastAsia"/>
              <w:b w:val="0"/>
              <w:bCs w:val="0"/>
              <w:noProof/>
              <w:lang w:eastAsia="fr-FR"/>
            </w:rPr>
          </w:pPr>
          <w:hyperlink w:anchor="_Toc76128507" w:history="1">
            <w:r w:rsidRPr="00EA1E9B">
              <w:rPr>
                <w:rStyle w:val="Lienhypertexte"/>
                <w:noProof/>
              </w:rPr>
              <w:t>4.</w:t>
            </w:r>
            <w:r>
              <w:rPr>
                <w:rFonts w:eastAsiaTheme="minorEastAsia"/>
                <w:b w:val="0"/>
                <w:bCs w:val="0"/>
                <w:noProof/>
                <w:lang w:eastAsia="fr-FR"/>
              </w:rPr>
              <w:tab/>
            </w:r>
            <w:r w:rsidRPr="00EA1E9B">
              <w:rPr>
                <w:rStyle w:val="Lienhypertexte"/>
                <w:noProof/>
              </w:rPr>
              <w:t>Interface Administrateur IT</w:t>
            </w:r>
            <w:r>
              <w:rPr>
                <w:noProof/>
                <w:webHidden/>
              </w:rPr>
              <w:tab/>
            </w:r>
            <w:r>
              <w:rPr>
                <w:noProof/>
                <w:webHidden/>
              </w:rPr>
              <w:fldChar w:fldCharType="begin"/>
            </w:r>
            <w:r>
              <w:rPr>
                <w:noProof/>
                <w:webHidden/>
              </w:rPr>
              <w:instrText xml:space="preserve"> PAGEREF _Toc76128507 \h </w:instrText>
            </w:r>
            <w:r>
              <w:rPr>
                <w:noProof/>
                <w:webHidden/>
              </w:rPr>
            </w:r>
            <w:r>
              <w:rPr>
                <w:noProof/>
                <w:webHidden/>
              </w:rPr>
              <w:fldChar w:fldCharType="separate"/>
            </w:r>
            <w:r>
              <w:rPr>
                <w:noProof/>
                <w:webHidden/>
              </w:rPr>
              <w:t>43</w:t>
            </w:r>
            <w:r>
              <w:rPr>
                <w:noProof/>
                <w:webHidden/>
              </w:rPr>
              <w:fldChar w:fldCharType="end"/>
            </w:r>
          </w:hyperlink>
        </w:p>
        <w:p w14:paraId="0D392F32" w14:textId="77777777" w:rsidR="005E54E6" w:rsidRDefault="005E54E6">
          <w:pPr>
            <w:pStyle w:val="TM3"/>
            <w:tabs>
              <w:tab w:val="left" w:pos="1100"/>
              <w:tab w:val="right" w:leader="underscore" w:pos="9062"/>
            </w:tabs>
            <w:rPr>
              <w:rFonts w:eastAsiaTheme="minorEastAsia"/>
              <w:noProof/>
              <w:sz w:val="22"/>
              <w:szCs w:val="22"/>
              <w:lang w:eastAsia="fr-FR"/>
            </w:rPr>
          </w:pPr>
          <w:hyperlink w:anchor="_Toc76128508" w:history="1">
            <w:r w:rsidRPr="00EA1E9B">
              <w:rPr>
                <w:rStyle w:val="Lienhypertexte"/>
                <w:noProof/>
              </w:rPr>
              <w:t>4.1.</w:t>
            </w:r>
            <w:r>
              <w:rPr>
                <w:rFonts w:eastAsiaTheme="minorEastAsia"/>
                <w:noProof/>
                <w:sz w:val="22"/>
                <w:szCs w:val="22"/>
                <w:lang w:eastAsia="fr-FR"/>
              </w:rPr>
              <w:tab/>
            </w:r>
            <w:r w:rsidRPr="00EA1E9B">
              <w:rPr>
                <w:rStyle w:val="Lienhypertexte"/>
                <w:noProof/>
              </w:rPr>
              <w:t>Notifications</w:t>
            </w:r>
            <w:r>
              <w:rPr>
                <w:noProof/>
                <w:webHidden/>
              </w:rPr>
              <w:tab/>
            </w:r>
            <w:r>
              <w:rPr>
                <w:noProof/>
                <w:webHidden/>
              </w:rPr>
              <w:fldChar w:fldCharType="begin"/>
            </w:r>
            <w:r>
              <w:rPr>
                <w:noProof/>
                <w:webHidden/>
              </w:rPr>
              <w:instrText xml:space="preserve"> PAGEREF _Toc76128508 \h </w:instrText>
            </w:r>
            <w:r>
              <w:rPr>
                <w:noProof/>
                <w:webHidden/>
              </w:rPr>
            </w:r>
            <w:r>
              <w:rPr>
                <w:noProof/>
                <w:webHidden/>
              </w:rPr>
              <w:fldChar w:fldCharType="separate"/>
            </w:r>
            <w:r>
              <w:rPr>
                <w:noProof/>
                <w:webHidden/>
              </w:rPr>
              <w:t>44</w:t>
            </w:r>
            <w:r>
              <w:rPr>
                <w:noProof/>
                <w:webHidden/>
              </w:rPr>
              <w:fldChar w:fldCharType="end"/>
            </w:r>
          </w:hyperlink>
        </w:p>
        <w:p w14:paraId="65D43760" w14:textId="77777777" w:rsidR="005E54E6" w:rsidRDefault="005E54E6">
          <w:pPr>
            <w:pStyle w:val="TM3"/>
            <w:tabs>
              <w:tab w:val="left" w:pos="1100"/>
              <w:tab w:val="right" w:leader="underscore" w:pos="9062"/>
            </w:tabs>
            <w:rPr>
              <w:rFonts w:eastAsiaTheme="minorEastAsia"/>
              <w:noProof/>
              <w:sz w:val="22"/>
              <w:szCs w:val="22"/>
              <w:lang w:eastAsia="fr-FR"/>
            </w:rPr>
          </w:pPr>
          <w:hyperlink w:anchor="_Toc76128509" w:history="1">
            <w:r w:rsidRPr="00EA1E9B">
              <w:rPr>
                <w:rStyle w:val="Lienhypertexte"/>
                <w:noProof/>
              </w:rPr>
              <w:t>4.2.</w:t>
            </w:r>
            <w:r>
              <w:rPr>
                <w:rFonts w:eastAsiaTheme="minorEastAsia"/>
                <w:noProof/>
                <w:sz w:val="22"/>
                <w:szCs w:val="22"/>
                <w:lang w:eastAsia="fr-FR"/>
              </w:rPr>
              <w:tab/>
            </w:r>
            <w:r w:rsidRPr="00EA1E9B">
              <w:rPr>
                <w:rStyle w:val="Lienhypertexte"/>
                <w:noProof/>
              </w:rPr>
              <w:t>Paramétrages</w:t>
            </w:r>
            <w:r>
              <w:rPr>
                <w:noProof/>
                <w:webHidden/>
              </w:rPr>
              <w:tab/>
            </w:r>
            <w:r>
              <w:rPr>
                <w:noProof/>
                <w:webHidden/>
              </w:rPr>
              <w:fldChar w:fldCharType="begin"/>
            </w:r>
            <w:r>
              <w:rPr>
                <w:noProof/>
                <w:webHidden/>
              </w:rPr>
              <w:instrText xml:space="preserve"> PAGEREF _Toc76128509 \h </w:instrText>
            </w:r>
            <w:r>
              <w:rPr>
                <w:noProof/>
                <w:webHidden/>
              </w:rPr>
            </w:r>
            <w:r>
              <w:rPr>
                <w:noProof/>
                <w:webHidden/>
              </w:rPr>
              <w:fldChar w:fldCharType="separate"/>
            </w:r>
            <w:r>
              <w:rPr>
                <w:noProof/>
                <w:webHidden/>
              </w:rPr>
              <w:t>46</w:t>
            </w:r>
            <w:r>
              <w:rPr>
                <w:noProof/>
                <w:webHidden/>
              </w:rPr>
              <w:fldChar w:fldCharType="end"/>
            </w:r>
          </w:hyperlink>
        </w:p>
        <w:p w14:paraId="195D5025"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510" w:history="1">
            <w:r w:rsidRPr="00EA1E9B">
              <w:rPr>
                <w:rStyle w:val="Lienhypertexte"/>
                <w:noProof/>
              </w:rPr>
              <w:t>i.</w:t>
            </w:r>
            <w:r>
              <w:rPr>
                <w:rFonts w:eastAsiaTheme="minorEastAsia"/>
                <w:noProof/>
                <w:sz w:val="22"/>
                <w:szCs w:val="22"/>
                <w:lang w:eastAsia="fr-FR"/>
              </w:rPr>
              <w:tab/>
            </w:r>
            <w:r w:rsidRPr="00EA1E9B">
              <w:rPr>
                <w:rStyle w:val="Lienhypertexte"/>
                <w:noProof/>
              </w:rPr>
              <w:t>L’onglet mail</w:t>
            </w:r>
            <w:r>
              <w:rPr>
                <w:noProof/>
                <w:webHidden/>
              </w:rPr>
              <w:tab/>
            </w:r>
            <w:r>
              <w:rPr>
                <w:noProof/>
                <w:webHidden/>
              </w:rPr>
              <w:fldChar w:fldCharType="begin"/>
            </w:r>
            <w:r>
              <w:rPr>
                <w:noProof/>
                <w:webHidden/>
              </w:rPr>
              <w:instrText xml:space="preserve"> PAGEREF _Toc76128510 \h </w:instrText>
            </w:r>
            <w:r>
              <w:rPr>
                <w:noProof/>
                <w:webHidden/>
              </w:rPr>
            </w:r>
            <w:r>
              <w:rPr>
                <w:noProof/>
                <w:webHidden/>
              </w:rPr>
              <w:fldChar w:fldCharType="separate"/>
            </w:r>
            <w:r>
              <w:rPr>
                <w:noProof/>
                <w:webHidden/>
              </w:rPr>
              <w:t>46</w:t>
            </w:r>
            <w:r>
              <w:rPr>
                <w:noProof/>
                <w:webHidden/>
              </w:rPr>
              <w:fldChar w:fldCharType="end"/>
            </w:r>
          </w:hyperlink>
        </w:p>
        <w:p w14:paraId="2BD84EFE"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511" w:history="1">
            <w:r w:rsidRPr="00EA1E9B">
              <w:rPr>
                <w:rStyle w:val="Lienhypertexte"/>
                <w:noProof/>
              </w:rPr>
              <w:t>ii.</w:t>
            </w:r>
            <w:r>
              <w:rPr>
                <w:rFonts w:eastAsiaTheme="minorEastAsia"/>
                <w:noProof/>
                <w:sz w:val="22"/>
                <w:szCs w:val="22"/>
                <w:lang w:eastAsia="fr-FR"/>
              </w:rPr>
              <w:tab/>
            </w:r>
            <w:r w:rsidRPr="00EA1E9B">
              <w:rPr>
                <w:rStyle w:val="Lienhypertexte"/>
                <w:noProof/>
              </w:rPr>
              <w:t>L’onglet LDAP</w:t>
            </w:r>
            <w:r>
              <w:rPr>
                <w:noProof/>
                <w:webHidden/>
              </w:rPr>
              <w:tab/>
            </w:r>
            <w:r>
              <w:rPr>
                <w:noProof/>
                <w:webHidden/>
              </w:rPr>
              <w:fldChar w:fldCharType="begin"/>
            </w:r>
            <w:r>
              <w:rPr>
                <w:noProof/>
                <w:webHidden/>
              </w:rPr>
              <w:instrText xml:space="preserve"> PAGEREF _Toc76128511 \h </w:instrText>
            </w:r>
            <w:r>
              <w:rPr>
                <w:noProof/>
                <w:webHidden/>
              </w:rPr>
            </w:r>
            <w:r>
              <w:rPr>
                <w:noProof/>
                <w:webHidden/>
              </w:rPr>
              <w:fldChar w:fldCharType="separate"/>
            </w:r>
            <w:r>
              <w:rPr>
                <w:noProof/>
                <w:webHidden/>
              </w:rPr>
              <w:t>48</w:t>
            </w:r>
            <w:r>
              <w:rPr>
                <w:noProof/>
                <w:webHidden/>
              </w:rPr>
              <w:fldChar w:fldCharType="end"/>
            </w:r>
          </w:hyperlink>
        </w:p>
        <w:p w14:paraId="245B3EEA"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512" w:history="1">
            <w:r w:rsidRPr="00EA1E9B">
              <w:rPr>
                <w:rStyle w:val="Lienhypertexte"/>
                <w:noProof/>
              </w:rPr>
              <w:t>iii.</w:t>
            </w:r>
            <w:r>
              <w:rPr>
                <w:rFonts w:eastAsiaTheme="minorEastAsia"/>
                <w:noProof/>
                <w:sz w:val="22"/>
                <w:szCs w:val="22"/>
                <w:lang w:eastAsia="fr-FR"/>
              </w:rPr>
              <w:tab/>
            </w:r>
            <w:r w:rsidRPr="00EA1E9B">
              <w:rPr>
                <w:rStyle w:val="Lienhypertexte"/>
                <w:noProof/>
              </w:rPr>
              <w:t>L’onglet  Groupe</w:t>
            </w:r>
            <w:r>
              <w:rPr>
                <w:noProof/>
                <w:webHidden/>
              </w:rPr>
              <w:tab/>
            </w:r>
            <w:r>
              <w:rPr>
                <w:noProof/>
                <w:webHidden/>
              </w:rPr>
              <w:fldChar w:fldCharType="begin"/>
            </w:r>
            <w:r>
              <w:rPr>
                <w:noProof/>
                <w:webHidden/>
              </w:rPr>
              <w:instrText xml:space="preserve"> PAGEREF _Toc76128512 \h </w:instrText>
            </w:r>
            <w:r>
              <w:rPr>
                <w:noProof/>
                <w:webHidden/>
              </w:rPr>
            </w:r>
            <w:r>
              <w:rPr>
                <w:noProof/>
                <w:webHidden/>
              </w:rPr>
              <w:fldChar w:fldCharType="separate"/>
            </w:r>
            <w:r>
              <w:rPr>
                <w:noProof/>
                <w:webHidden/>
              </w:rPr>
              <w:t>49</w:t>
            </w:r>
            <w:r>
              <w:rPr>
                <w:noProof/>
                <w:webHidden/>
              </w:rPr>
              <w:fldChar w:fldCharType="end"/>
            </w:r>
          </w:hyperlink>
        </w:p>
        <w:p w14:paraId="5B896C46" w14:textId="77777777" w:rsidR="005E54E6" w:rsidRDefault="005E54E6">
          <w:pPr>
            <w:pStyle w:val="TM4"/>
            <w:tabs>
              <w:tab w:val="left" w:pos="1100"/>
              <w:tab w:val="right" w:leader="underscore" w:pos="9062"/>
            </w:tabs>
            <w:rPr>
              <w:rFonts w:eastAsiaTheme="minorEastAsia"/>
              <w:noProof/>
              <w:sz w:val="22"/>
              <w:szCs w:val="22"/>
              <w:lang w:eastAsia="fr-FR"/>
            </w:rPr>
          </w:pPr>
          <w:hyperlink w:anchor="_Toc76128513" w:history="1">
            <w:r w:rsidRPr="00EA1E9B">
              <w:rPr>
                <w:rStyle w:val="Lienhypertexte"/>
                <w:noProof/>
              </w:rPr>
              <w:t>iv.</w:t>
            </w:r>
            <w:r>
              <w:rPr>
                <w:rFonts w:eastAsiaTheme="minorEastAsia"/>
                <w:noProof/>
                <w:sz w:val="22"/>
                <w:szCs w:val="22"/>
                <w:lang w:eastAsia="fr-FR"/>
              </w:rPr>
              <w:tab/>
            </w:r>
            <w:r w:rsidRPr="00EA1E9B">
              <w:rPr>
                <w:rStyle w:val="Lienhypertexte"/>
                <w:noProof/>
              </w:rPr>
              <w:t>L’onglet Département</w:t>
            </w:r>
            <w:r>
              <w:rPr>
                <w:noProof/>
                <w:webHidden/>
              </w:rPr>
              <w:tab/>
            </w:r>
            <w:r>
              <w:rPr>
                <w:noProof/>
                <w:webHidden/>
              </w:rPr>
              <w:fldChar w:fldCharType="begin"/>
            </w:r>
            <w:r>
              <w:rPr>
                <w:noProof/>
                <w:webHidden/>
              </w:rPr>
              <w:instrText xml:space="preserve"> PAGEREF _Toc76128513 \h </w:instrText>
            </w:r>
            <w:r>
              <w:rPr>
                <w:noProof/>
                <w:webHidden/>
              </w:rPr>
            </w:r>
            <w:r>
              <w:rPr>
                <w:noProof/>
                <w:webHidden/>
              </w:rPr>
              <w:fldChar w:fldCharType="separate"/>
            </w:r>
            <w:r>
              <w:rPr>
                <w:noProof/>
                <w:webHidden/>
              </w:rPr>
              <w:t>49</w:t>
            </w:r>
            <w:r>
              <w:rPr>
                <w:noProof/>
                <w:webHidden/>
              </w:rPr>
              <w:fldChar w:fldCharType="end"/>
            </w:r>
          </w:hyperlink>
        </w:p>
        <w:p w14:paraId="420BAE65" w14:textId="77777777" w:rsidR="005E54E6" w:rsidRDefault="005E54E6">
          <w:pPr>
            <w:pStyle w:val="TM3"/>
            <w:tabs>
              <w:tab w:val="left" w:pos="1100"/>
              <w:tab w:val="right" w:leader="underscore" w:pos="9062"/>
            </w:tabs>
            <w:rPr>
              <w:rFonts w:eastAsiaTheme="minorEastAsia"/>
              <w:noProof/>
              <w:sz w:val="22"/>
              <w:szCs w:val="22"/>
              <w:lang w:eastAsia="fr-FR"/>
            </w:rPr>
          </w:pPr>
          <w:hyperlink w:anchor="_Toc76128514" w:history="1">
            <w:r w:rsidRPr="00EA1E9B">
              <w:rPr>
                <w:rStyle w:val="Lienhypertexte"/>
                <w:noProof/>
              </w:rPr>
              <w:t>4.3.</w:t>
            </w:r>
            <w:r>
              <w:rPr>
                <w:rFonts w:eastAsiaTheme="minorEastAsia"/>
                <w:noProof/>
                <w:sz w:val="22"/>
                <w:szCs w:val="22"/>
                <w:lang w:eastAsia="fr-FR"/>
              </w:rPr>
              <w:tab/>
            </w:r>
            <w:r w:rsidRPr="00EA1E9B">
              <w:rPr>
                <w:rStyle w:val="Lienhypertexte"/>
                <w:noProof/>
              </w:rPr>
              <w:t>Historique info</w:t>
            </w:r>
            <w:r>
              <w:rPr>
                <w:noProof/>
                <w:webHidden/>
              </w:rPr>
              <w:tab/>
            </w:r>
            <w:r>
              <w:rPr>
                <w:noProof/>
                <w:webHidden/>
              </w:rPr>
              <w:fldChar w:fldCharType="begin"/>
            </w:r>
            <w:r>
              <w:rPr>
                <w:noProof/>
                <w:webHidden/>
              </w:rPr>
              <w:instrText xml:space="preserve"> PAGEREF _Toc76128514 \h </w:instrText>
            </w:r>
            <w:r>
              <w:rPr>
                <w:noProof/>
                <w:webHidden/>
              </w:rPr>
            </w:r>
            <w:r>
              <w:rPr>
                <w:noProof/>
                <w:webHidden/>
              </w:rPr>
              <w:fldChar w:fldCharType="separate"/>
            </w:r>
            <w:r>
              <w:rPr>
                <w:noProof/>
                <w:webHidden/>
              </w:rPr>
              <w:t>53</w:t>
            </w:r>
            <w:r>
              <w:rPr>
                <w:noProof/>
                <w:webHidden/>
              </w:rPr>
              <w:fldChar w:fldCharType="end"/>
            </w:r>
          </w:hyperlink>
        </w:p>
        <w:p w14:paraId="552E20EC" w14:textId="77777777" w:rsidR="005E54E6" w:rsidRDefault="005E54E6">
          <w:pPr>
            <w:pStyle w:val="TM3"/>
            <w:tabs>
              <w:tab w:val="left" w:pos="1100"/>
              <w:tab w:val="right" w:leader="underscore" w:pos="9062"/>
            </w:tabs>
            <w:rPr>
              <w:rFonts w:eastAsiaTheme="minorEastAsia"/>
              <w:noProof/>
              <w:sz w:val="22"/>
              <w:szCs w:val="22"/>
              <w:lang w:eastAsia="fr-FR"/>
            </w:rPr>
          </w:pPr>
          <w:hyperlink w:anchor="_Toc76128515" w:history="1">
            <w:r w:rsidRPr="00EA1E9B">
              <w:rPr>
                <w:rStyle w:val="Lienhypertexte"/>
                <w:noProof/>
              </w:rPr>
              <w:t>4.4.</w:t>
            </w:r>
            <w:r>
              <w:rPr>
                <w:rFonts w:eastAsiaTheme="minorEastAsia"/>
                <w:noProof/>
                <w:sz w:val="22"/>
                <w:szCs w:val="22"/>
                <w:lang w:eastAsia="fr-FR"/>
              </w:rPr>
              <w:tab/>
            </w:r>
            <w:r w:rsidRPr="00EA1E9B">
              <w:rPr>
                <w:rStyle w:val="Lienhypertexte"/>
                <w:noProof/>
              </w:rPr>
              <w:t>Liste des habilitations</w:t>
            </w:r>
            <w:r>
              <w:rPr>
                <w:noProof/>
                <w:webHidden/>
              </w:rPr>
              <w:tab/>
            </w:r>
            <w:r>
              <w:rPr>
                <w:noProof/>
                <w:webHidden/>
              </w:rPr>
              <w:fldChar w:fldCharType="begin"/>
            </w:r>
            <w:r>
              <w:rPr>
                <w:noProof/>
                <w:webHidden/>
              </w:rPr>
              <w:instrText xml:space="preserve"> PAGEREF _Toc76128515 \h </w:instrText>
            </w:r>
            <w:r>
              <w:rPr>
                <w:noProof/>
                <w:webHidden/>
              </w:rPr>
            </w:r>
            <w:r>
              <w:rPr>
                <w:noProof/>
                <w:webHidden/>
              </w:rPr>
              <w:fldChar w:fldCharType="separate"/>
            </w:r>
            <w:r>
              <w:rPr>
                <w:noProof/>
                <w:webHidden/>
              </w:rPr>
              <w:t>55</w:t>
            </w:r>
            <w:r>
              <w:rPr>
                <w:noProof/>
                <w:webHidden/>
              </w:rPr>
              <w:fldChar w:fldCharType="end"/>
            </w:r>
          </w:hyperlink>
        </w:p>
        <w:p w14:paraId="65B1DB78" w14:textId="77777777" w:rsidR="005E54E6" w:rsidRDefault="005E54E6">
          <w:pPr>
            <w:pStyle w:val="TM3"/>
            <w:tabs>
              <w:tab w:val="left" w:pos="1100"/>
              <w:tab w:val="right" w:leader="underscore" w:pos="9062"/>
            </w:tabs>
            <w:rPr>
              <w:rFonts w:eastAsiaTheme="minorEastAsia"/>
              <w:noProof/>
              <w:sz w:val="22"/>
              <w:szCs w:val="22"/>
              <w:lang w:eastAsia="fr-FR"/>
            </w:rPr>
          </w:pPr>
          <w:hyperlink w:anchor="_Toc76128516" w:history="1">
            <w:r w:rsidRPr="00EA1E9B">
              <w:rPr>
                <w:rStyle w:val="Lienhypertexte"/>
                <w:noProof/>
              </w:rPr>
              <w:t>4.5.</w:t>
            </w:r>
            <w:r>
              <w:rPr>
                <w:rFonts w:eastAsiaTheme="minorEastAsia"/>
                <w:noProof/>
                <w:sz w:val="22"/>
                <w:szCs w:val="22"/>
                <w:lang w:eastAsia="fr-FR"/>
              </w:rPr>
              <w:tab/>
            </w:r>
            <w:r w:rsidRPr="00EA1E9B">
              <w:rPr>
                <w:rStyle w:val="Lienhypertexte"/>
                <w:noProof/>
              </w:rPr>
              <w:t>Désactiver un personnel</w:t>
            </w:r>
            <w:r>
              <w:rPr>
                <w:noProof/>
                <w:webHidden/>
              </w:rPr>
              <w:tab/>
            </w:r>
            <w:r>
              <w:rPr>
                <w:noProof/>
                <w:webHidden/>
              </w:rPr>
              <w:fldChar w:fldCharType="begin"/>
            </w:r>
            <w:r>
              <w:rPr>
                <w:noProof/>
                <w:webHidden/>
              </w:rPr>
              <w:instrText xml:space="preserve"> PAGEREF _Toc76128516 \h </w:instrText>
            </w:r>
            <w:r>
              <w:rPr>
                <w:noProof/>
                <w:webHidden/>
              </w:rPr>
            </w:r>
            <w:r>
              <w:rPr>
                <w:noProof/>
                <w:webHidden/>
              </w:rPr>
              <w:fldChar w:fldCharType="separate"/>
            </w:r>
            <w:r>
              <w:rPr>
                <w:noProof/>
                <w:webHidden/>
              </w:rPr>
              <w:t>56</w:t>
            </w:r>
            <w:r>
              <w:rPr>
                <w:noProof/>
                <w:webHidden/>
              </w:rPr>
              <w:fldChar w:fldCharType="end"/>
            </w:r>
          </w:hyperlink>
        </w:p>
        <w:p w14:paraId="0793D250" w14:textId="77777777" w:rsidR="00D10D57" w:rsidRDefault="00D10D57" w:rsidP="00D10D57">
          <w:r>
            <w:rPr>
              <w:b/>
              <w:bCs/>
              <w:i/>
              <w:iCs/>
              <w:sz w:val="24"/>
              <w:szCs w:val="24"/>
            </w:rPr>
            <w:fldChar w:fldCharType="end"/>
          </w:r>
        </w:p>
      </w:sdtContent>
    </w:sdt>
    <w:p w14:paraId="4CF7F3F2" w14:textId="77777777" w:rsidR="00D10D57" w:rsidRDefault="00D10D57" w:rsidP="00D10D57">
      <w:r>
        <w:br w:type="page"/>
      </w:r>
    </w:p>
    <w:p w14:paraId="5F565D2F" w14:textId="77777777" w:rsidR="00D10D57" w:rsidRPr="00DC1934" w:rsidRDefault="00D10D57" w:rsidP="00D10D57">
      <w:pPr>
        <w:pStyle w:val="En-ttee"/>
      </w:pPr>
      <w:r w:rsidRPr="00DC1934">
        <w:lastRenderedPageBreak/>
        <w:t>LISTE DES FIGURES</w:t>
      </w:r>
    </w:p>
    <w:p w14:paraId="0F41BEDA" w14:textId="77777777" w:rsidR="00D10D57" w:rsidRDefault="00D10D57" w:rsidP="00D10D57">
      <w:pPr>
        <w:pStyle w:val="En-ttee"/>
      </w:pPr>
    </w:p>
    <w:p w14:paraId="572B5E66" w14:textId="77777777" w:rsidR="005E54E6" w:rsidRDefault="005E54E6">
      <w:pPr>
        <w:pStyle w:val="Tabledesillustrations"/>
        <w:tabs>
          <w:tab w:val="right" w:leader="dot" w:pos="9062"/>
        </w:tabs>
        <w:rPr>
          <w:rFonts w:eastAsiaTheme="minorEastAsia"/>
          <w:i w:val="0"/>
          <w:iCs w:val="0"/>
          <w:noProof/>
          <w:sz w:val="22"/>
          <w:szCs w:val="22"/>
          <w:lang w:eastAsia="fr-FR"/>
        </w:rPr>
      </w:pPr>
      <w:r>
        <w:fldChar w:fldCharType="begin"/>
      </w:r>
      <w:r>
        <w:instrText xml:space="preserve"> TOC \h \z \c "Figure" </w:instrText>
      </w:r>
      <w:r>
        <w:fldChar w:fldCharType="separate"/>
      </w:r>
      <w:hyperlink w:anchor="_Toc76128517" w:history="1">
        <w:r w:rsidRPr="00160A5F">
          <w:rPr>
            <w:rStyle w:val="Lienhypertexte"/>
            <w:noProof/>
          </w:rPr>
          <w:t>Figure 1: Ecran d'authentification</w:t>
        </w:r>
        <w:r>
          <w:rPr>
            <w:noProof/>
            <w:webHidden/>
          </w:rPr>
          <w:tab/>
        </w:r>
        <w:r>
          <w:rPr>
            <w:noProof/>
            <w:webHidden/>
          </w:rPr>
          <w:fldChar w:fldCharType="begin"/>
        </w:r>
        <w:r>
          <w:rPr>
            <w:noProof/>
            <w:webHidden/>
          </w:rPr>
          <w:instrText xml:space="preserve"> PAGEREF _Toc76128517 \h </w:instrText>
        </w:r>
        <w:r>
          <w:rPr>
            <w:noProof/>
            <w:webHidden/>
          </w:rPr>
        </w:r>
        <w:r>
          <w:rPr>
            <w:noProof/>
            <w:webHidden/>
          </w:rPr>
          <w:fldChar w:fldCharType="separate"/>
        </w:r>
        <w:r>
          <w:rPr>
            <w:noProof/>
            <w:webHidden/>
          </w:rPr>
          <w:t>9</w:t>
        </w:r>
        <w:r>
          <w:rPr>
            <w:noProof/>
            <w:webHidden/>
          </w:rPr>
          <w:fldChar w:fldCharType="end"/>
        </w:r>
      </w:hyperlink>
    </w:p>
    <w:p w14:paraId="35D14C1E"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18" w:history="1">
        <w:r w:rsidRPr="00160A5F">
          <w:rPr>
            <w:rStyle w:val="Lienhypertexte"/>
            <w:noProof/>
          </w:rPr>
          <w:t>Figure 2: Page d'accueil (première page de la page d’exploration de Trombinoscope)</w:t>
        </w:r>
        <w:r>
          <w:rPr>
            <w:noProof/>
            <w:webHidden/>
          </w:rPr>
          <w:tab/>
        </w:r>
        <w:r>
          <w:rPr>
            <w:noProof/>
            <w:webHidden/>
          </w:rPr>
          <w:fldChar w:fldCharType="begin"/>
        </w:r>
        <w:r>
          <w:rPr>
            <w:noProof/>
            <w:webHidden/>
          </w:rPr>
          <w:instrText xml:space="preserve"> PAGEREF _Toc76128518 \h </w:instrText>
        </w:r>
        <w:r>
          <w:rPr>
            <w:noProof/>
            <w:webHidden/>
          </w:rPr>
        </w:r>
        <w:r>
          <w:rPr>
            <w:noProof/>
            <w:webHidden/>
          </w:rPr>
          <w:fldChar w:fldCharType="separate"/>
        </w:r>
        <w:r>
          <w:rPr>
            <w:noProof/>
            <w:webHidden/>
          </w:rPr>
          <w:t>10</w:t>
        </w:r>
        <w:r>
          <w:rPr>
            <w:noProof/>
            <w:webHidden/>
          </w:rPr>
          <w:fldChar w:fldCharType="end"/>
        </w:r>
      </w:hyperlink>
    </w:p>
    <w:p w14:paraId="3961E54E"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19" w:history="1">
        <w:r w:rsidRPr="00160A5F">
          <w:rPr>
            <w:rStyle w:val="Lienhypertexte"/>
            <w:noProof/>
          </w:rPr>
          <w:t>Figure 3: Affichage de chaque département</w:t>
        </w:r>
        <w:r>
          <w:rPr>
            <w:noProof/>
            <w:webHidden/>
          </w:rPr>
          <w:tab/>
        </w:r>
        <w:r>
          <w:rPr>
            <w:noProof/>
            <w:webHidden/>
          </w:rPr>
          <w:fldChar w:fldCharType="begin"/>
        </w:r>
        <w:r>
          <w:rPr>
            <w:noProof/>
            <w:webHidden/>
          </w:rPr>
          <w:instrText xml:space="preserve"> PAGEREF _Toc76128519 \h </w:instrText>
        </w:r>
        <w:r>
          <w:rPr>
            <w:noProof/>
            <w:webHidden/>
          </w:rPr>
        </w:r>
        <w:r>
          <w:rPr>
            <w:noProof/>
            <w:webHidden/>
          </w:rPr>
          <w:fldChar w:fldCharType="separate"/>
        </w:r>
        <w:r>
          <w:rPr>
            <w:noProof/>
            <w:webHidden/>
          </w:rPr>
          <w:t>12</w:t>
        </w:r>
        <w:r>
          <w:rPr>
            <w:noProof/>
            <w:webHidden/>
          </w:rPr>
          <w:fldChar w:fldCharType="end"/>
        </w:r>
      </w:hyperlink>
    </w:p>
    <w:p w14:paraId="7BA6A2F8"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20" w:history="1">
        <w:r w:rsidRPr="00160A5F">
          <w:rPr>
            <w:rStyle w:val="Lienhypertexte"/>
            <w:noProof/>
          </w:rPr>
          <w:t>Figure 4: Présentation du profil d'un associé</w:t>
        </w:r>
        <w:r>
          <w:rPr>
            <w:noProof/>
            <w:webHidden/>
          </w:rPr>
          <w:tab/>
        </w:r>
        <w:r>
          <w:rPr>
            <w:noProof/>
            <w:webHidden/>
          </w:rPr>
          <w:fldChar w:fldCharType="begin"/>
        </w:r>
        <w:r>
          <w:rPr>
            <w:noProof/>
            <w:webHidden/>
          </w:rPr>
          <w:instrText xml:space="preserve"> PAGEREF _Toc76128520 \h </w:instrText>
        </w:r>
        <w:r>
          <w:rPr>
            <w:noProof/>
            <w:webHidden/>
          </w:rPr>
        </w:r>
        <w:r>
          <w:rPr>
            <w:noProof/>
            <w:webHidden/>
          </w:rPr>
          <w:fldChar w:fldCharType="separate"/>
        </w:r>
        <w:r>
          <w:rPr>
            <w:noProof/>
            <w:webHidden/>
          </w:rPr>
          <w:t>13</w:t>
        </w:r>
        <w:r>
          <w:rPr>
            <w:noProof/>
            <w:webHidden/>
          </w:rPr>
          <w:fldChar w:fldCharType="end"/>
        </w:r>
      </w:hyperlink>
    </w:p>
    <w:p w14:paraId="42C708CB"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21" w:history="1">
        <w:r w:rsidRPr="00160A5F">
          <w:rPr>
            <w:rStyle w:val="Lienhypertexte"/>
            <w:noProof/>
          </w:rPr>
          <w:t>Figure 5: Présentation du profil d'un consultant</w:t>
        </w:r>
        <w:r>
          <w:rPr>
            <w:noProof/>
            <w:webHidden/>
          </w:rPr>
          <w:tab/>
        </w:r>
        <w:r>
          <w:rPr>
            <w:noProof/>
            <w:webHidden/>
          </w:rPr>
          <w:fldChar w:fldCharType="begin"/>
        </w:r>
        <w:r>
          <w:rPr>
            <w:noProof/>
            <w:webHidden/>
          </w:rPr>
          <w:instrText xml:space="preserve"> PAGEREF _Toc76128521 \h </w:instrText>
        </w:r>
        <w:r>
          <w:rPr>
            <w:noProof/>
            <w:webHidden/>
          </w:rPr>
        </w:r>
        <w:r>
          <w:rPr>
            <w:noProof/>
            <w:webHidden/>
          </w:rPr>
          <w:fldChar w:fldCharType="separate"/>
        </w:r>
        <w:r>
          <w:rPr>
            <w:noProof/>
            <w:webHidden/>
          </w:rPr>
          <w:t>13</w:t>
        </w:r>
        <w:r>
          <w:rPr>
            <w:noProof/>
            <w:webHidden/>
          </w:rPr>
          <w:fldChar w:fldCharType="end"/>
        </w:r>
      </w:hyperlink>
    </w:p>
    <w:p w14:paraId="68A92198"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22" w:history="1">
        <w:r w:rsidRPr="00160A5F">
          <w:rPr>
            <w:rStyle w:val="Lienhypertexte"/>
            <w:noProof/>
          </w:rPr>
          <w:t>Figure 6: Présentation de l'interface pour la RHI</w:t>
        </w:r>
        <w:r>
          <w:rPr>
            <w:noProof/>
            <w:webHidden/>
          </w:rPr>
          <w:tab/>
        </w:r>
        <w:r>
          <w:rPr>
            <w:noProof/>
            <w:webHidden/>
          </w:rPr>
          <w:fldChar w:fldCharType="begin"/>
        </w:r>
        <w:r>
          <w:rPr>
            <w:noProof/>
            <w:webHidden/>
          </w:rPr>
          <w:instrText xml:space="preserve"> PAGEREF _Toc76128522 \h </w:instrText>
        </w:r>
        <w:r>
          <w:rPr>
            <w:noProof/>
            <w:webHidden/>
          </w:rPr>
        </w:r>
        <w:r>
          <w:rPr>
            <w:noProof/>
            <w:webHidden/>
          </w:rPr>
          <w:fldChar w:fldCharType="separate"/>
        </w:r>
        <w:r>
          <w:rPr>
            <w:noProof/>
            <w:webHidden/>
          </w:rPr>
          <w:t>15</w:t>
        </w:r>
        <w:r>
          <w:rPr>
            <w:noProof/>
            <w:webHidden/>
          </w:rPr>
          <w:fldChar w:fldCharType="end"/>
        </w:r>
      </w:hyperlink>
    </w:p>
    <w:p w14:paraId="3B7AB9DB"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23" w:history="1">
        <w:r w:rsidRPr="00160A5F">
          <w:rPr>
            <w:rStyle w:val="Lienhypertexte"/>
            <w:noProof/>
          </w:rPr>
          <w:t>Figure 7: Présentation de la page d'ajout d'un associé</w:t>
        </w:r>
        <w:r>
          <w:rPr>
            <w:noProof/>
            <w:webHidden/>
          </w:rPr>
          <w:tab/>
        </w:r>
        <w:r>
          <w:rPr>
            <w:noProof/>
            <w:webHidden/>
          </w:rPr>
          <w:fldChar w:fldCharType="begin"/>
        </w:r>
        <w:r>
          <w:rPr>
            <w:noProof/>
            <w:webHidden/>
          </w:rPr>
          <w:instrText xml:space="preserve"> PAGEREF _Toc76128523 \h </w:instrText>
        </w:r>
        <w:r>
          <w:rPr>
            <w:noProof/>
            <w:webHidden/>
          </w:rPr>
        </w:r>
        <w:r>
          <w:rPr>
            <w:noProof/>
            <w:webHidden/>
          </w:rPr>
          <w:fldChar w:fldCharType="separate"/>
        </w:r>
        <w:r>
          <w:rPr>
            <w:noProof/>
            <w:webHidden/>
          </w:rPr>
          <w:t>17</w:t>
        </w:r>
        <w:r>
          <w:rPr>
            <w:noProof/>
            <w:webHidden/>
          </w:rPr>
          <w:fldChar w:fldCharType="end"/>
        </w:r>
      </w:hyperlink>
    </w:p>
    <w:p w14:paraId="6E38E723"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24" w:history="1">
        <w:r w:rsidRPr="00160A5F">
          <w:rPr>
            <w:rStyle w:val="Lienhypertexte"/>
            <w:noProof/>
          </w:rPr>
          <w:t>Figure 8: Présentation de la page d'ajout d'un consultant</w:t>
        </w:r>
        <w:r>
          <w:rPr>
            <w:noProof/>
            <w:webHidden/>
          </w:rPr>
          <w:tab/>
        </w:r>
        <w:r>
          <w:rPr>
            <w:noProof/>
            <w:webHidden/>
          </w:rPr>
          <w:fldChar w:fldCharType="begin"/>
        </w:r>
        <w:r>
          <w:rPr>
            <w:noProof/>
            <w:webHidden/>
          </w:rPr>
          <w:instrText xml:space="preserve"> PAGEREF _Toc76128524 \h </w:instrText>
        </w:r>
        <w:r>
          <w:rPr>
            <w:noProof/>
            <w:webHidden/>
          </w:rPr>
        </w:r>
        <w:r>
          <w:rPr>
            <w:noProof/>
            <w:webHidden/>
          </w:rPr>
          <w:fldChar w:fldCharType="separate"/>
        </w:r>
        <w:r>
          <w:rPr>
            <w:noProof/>
            <w:webHidden/>
          </w:rPr>
          <w:t>19</w:t>
        </w:r>
        <w:r>
          <w:rPr>
            <w:noProof/>
            <w:webHidden/>
          </w:rPr>
          <w:fldChar w:fldCharType="end"/>
        </w:r>
      </w:hyperlink>
    </w:p>
    <w:p w14:paraId="18082F17"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25" w:history="1">
        <w:r w:rsidRPr="00160A5F">
          <w:rPr>
            <w:rStyle w:val="Lienhypertexte"/>
            <w:noProof/>
          </w:rPr>
          <w:t>Figure 9: Présentation de la modification d'un associé</w:t>
        </w:r>
        <w:r>
          <w:rPr>
            <w:noProof/>
            <w:webHidden/>
          </w:rPr>
          <w:tab/>
        </w:r>
        <w:r>
          <w:rPr>
            <w:noProof/>
            <w:webHidden/>
          </w:rPr>
          <w:fldChar w:fldCharType="begin"/>
        </w:r>
        <w:r>
          <w:rPr>
            <w:noProof/>
            <w:webHidden/>
          </w:rPr>
          <w:instrText xml:space="preserve"> PAGEREF _Toc76128525 \h </w:instrText>
        </w:r>
        <w:r>
          <w:rPr>
            <w:noProof/>
            <w:webHidden/>
          </w:rPr>
        </w:r>
        <w:r>
          <w:rPr>
            <w:noProof/>
            <w:webHidden/>
          </w:rPr>
          <w:fldChar w:fldCharType="separate"/>
        </w:r>
        <w:r>
          <w:rPr>
            <w:noProof/>
            <w:webHidden/>
          </w:rPr>
          <w:t>22</w:t>
        </w:r>
        <w:r>
          <w:rPr>
            <w:noProof/>
            <w:webHidden/>
          </w:rPr>
          <w:fldChar w:fldCharType="end"/>
        </w:r>
      </w:hyperlink>
    </w:p>
    <w:p w14:paraId="0D03451F"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26" w:history="1">
        <w:r w:rsidRPr="00160A5F">
          <w:rPr>
            <w:rStyle w:val="Lienhypertexte"/>
            <w:noProof/>
          </w:rPr>
          <w:t>Figure 10: Présentation de la page de modification d'un consultant</w:t>
        </w:r>
        <w:r>
          <w:rPr>
            <w:noProof/>
            <w:webHidden/>
          </w:rPr>
          <w:tab/>
        </w:r>
        <w:r>
          <w:rPr>
            <w:noProof/>
            <w:webHidden/>
          </w:rPr>
          <w:fldChar w:fldCharType="begin"/>
        </w:r>
        <w:r>
          <w:rPr>
            <w:noProof/>
            <w:webHidden/>
          </w:rPr>
          <w:instrText xml:space="preserve"> PAGEREF _Toc76128526 \h </w:instrText>
        </w:r>
        <w:r>
          <w:rPr>
            <w:noProof/>
            <w:webHidden/>
          </w:rPr>
        </w:r>
        <w:r>
          <w:rPr>
            <w:noProof/>
            <w:webHidden/>
          </w:rPr>
          <w:fldChar w:fldCharType="separate"/>
        </w:r>
        <w:r>
          <w:rPr>
            <w:noProof/>
            <w:webHidden/>
          </w:rPr>
          <w:t>23</w:t>
        </w:r>
        <w:r>
          <w:rPr>
            <w:noProof/>
            <w:webHidden/>
          </w:rPr>
          <w:fldChar w:fldCharType="end"/>
        </w:r>
      </w:hyperlink>
    </w:p>
    <w:p w14:paraId="517F7FD7"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27" w:history="1">
        <w:r w:rsidRPr="00160A5F">
          <w:rPr>
            <w:rStyle w:val="Lienhypertexte"/>
            <w:noProof/>
          </w:rPr>
          <w:t>Figure 11: Présentation de la page de suppression d'un personnel</w:t>
        </w:r>
        <w:r>
          <w:rPr>
            <w:noProof/>
            <w:webHidden/>
          </w:rPr>
          <w:tab/>
        </w:r>
        <w:r>
          <w:rPr>
            <w:noProof/>
            <w:webHidden/>
          </w:rPr>
          <w:fldChar w:fldCharType="begin"/>
        </w:r>
        <w:r>
          <w:rPr>
            <w:noProof/>
            <w:webHidden/>
          </w:rPr>
          <w:instrText xml:space="preserve"> PAGEREF _Toc76128527 \h </w:instrText>
        </w:r>
        <w:r>
          <w:rPr>
            <w:noProof/>
            <w:webHidden/>
          </w:rPr>
        </w:r>
        <w:r>
          <w:rPr>
            <w:noProof/>
            <w:webHidden/>
          </w:rPr>
          <w:fldChar w:fldCharType="separate"/>
        </w:r>
        <w:r>
          <w:rPr>
            <w:noProof/>
            <w:webHidden/>
          </w:rPr>
          <w:t>25</w:t>
        </w:r>
        <w:r>
          <w:rPr>
            <w:noProof/>
            <w:webHidden/>
          </w:rPr>
          <w:fldChar w:fldCharType="end"/>
        </w:r>
      </w:hyperlink>
    </w:p>
    <w:p w14:paraId="2358432F"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28" w:history="1">
        <w:r w:rsidRPr="00160A5F">
          <w:rPr>
            <w:rStyle w:val="Lienhypertexte"/>
            <w:noProof/>
          </w:rPr>
          <w:t>Figure 12: Présentation de la page de gestion d'habilitation</w:t>
        </w:r>
        <w:r>
          <w:rPr>
            <w:noProof/>
            <w:webHidden/>
          </w:rPr>
          <w:tab/>
        </w:r>
        <w:r>
          <w:rPr>
            <w:noProof/>
            <w:webHidden/>
          </w:rPr>
          <w:fldChar w:fldCharType="begin"/>
        </w:r>
        <w:r>
          <w:rPr>
            <w:noProof/>
            <w:webHidden/>
          </w:rPr>
          <w:instrText xml:space="preserve"> PAGEREF _Toc76128528 \h </w:instrText>
        </w:r>
        <w:r>
          <w:rPr>
            <w:noProof/>
            <w:webHidden/>
          </w:rPr>
        </w:r>
        <w:r>
          <w:rPr>
            <w:noProof/>
            <w:webHidden/>
          </w:rPr>
          <w:fldChar w:fldCharType="separate"/>
        </w:r>
        <w:r>
          <w:rPr>
            <w:noProof/>
            <w:webHidden/>
          </w:rPr>
          <w:t>26</w:t>
        </w:r>
        <w:r>
          <w:rPr>
            <w:noProof/>
            <w:webHidden/>
          </w:rPr>
          <w:fldChar w:fldCharType="end"/>
        </w:r>
      </w:hyperlink>
    </w:p>
    <w:p w14:paraId="0C162104"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29" w:history="1">
        <w:r w:rsidRPr="00160A5F">
          <w:rPr>
            <w:rStyle w:val="Lienhypertexte"/>
            <w:noProof/>
          </w:rPr>
          <w:t>Figure 13: Présentation de la page d'ajout de nouvelle demande d'habilitation</w:t>
        </w:r>
        <w:r>
          <w:rPr>
            <w:noProof/>
            <w:webHidden/>
          </w:rPr>
          <w:tab/>
        </w:r>
        <w:r>
          <w:rPr>
            <w:noProof/>
            <w:webHidden/>
          </w:rPr>
          <w:fldChar w:fldCharType="begin"/>
        </w:r>
        <w:r>
          <w:rPr>
            <w:noProof/>
            <w:webHidden/>
          </w:rPr>
          <w:instrText xml:space="preserve"> PAGEREF _Toc76128529 \h </w:instrText>
        </w:r>
        <w:r>
          <w:rPr>
            <w:noProof/>
            <w:webHidden/>
          </w:rPr>
        </w:r>
        <w:r>
          <w:rPr>
            <w:noProof/>
            <w:webHidden/>
          </w:rPr>
          <w:fldChar w:fldCharType="separate"/>
        </w:r>
        <w:r>
          <w:rPr>
            <w:noProof/>
            <w:webHidden/>
          </w:rPr>
          <w:t>27</w:t>
        </w:r>
        <w:r>
          <w:rPr>
            <w:noProof/>
            <w:webHidden/>
          </w:rPr>
          <w:fldChar w:fldCharType="end"/>
        </w:r>
      </w:hyperlink>
    </w:p>
    <w:p w14:paraId="47FD601C"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30" w:history="1">
        <w:r w:rsidRPr="00160A5F">
          <w:rPr>
            <w:rStyle w:val="Lienhypertexte"/>
            <w:noProof/>
          </w:rPr>
          <w:t>Figure 14: Liste des habilités</w:t>
        </w:r>
        <w:r>
          <w:rPr>
            <w:noProof/>
            <w:webHidden/>
          </w:rPr>
          <w:tab/>
        </w:r>
        <w:r>
          <w:rPr>
            <w:noProof/>
            <w:webHidden/>
          </w:rPr>
          <w:fldChar w:fldCharType="begin"/>
        </w:r>
        <w:r>
          <w:rPr>
            <w:noProof/>
            <w:webHidden/>
          </w:rPr>
          <w:instrText xml:space="preserve"> PAGEREF _Toc76128530 \h </w:instrText>
        </w:r>
        <w:r>
          <w:rPr>
            <w:noProof/>
            <w:webHidden/>
          </w:rPr>
        </w:r>
        <w:r>
          <w:rPr>
            <w:noProof/>
            <w:webHidden/>
          </w:rPr>
          <w:fldChar w:fldCharType="separate"/>
        </w:r>
        <w:r>
          <w:rPr>
            <w:noProof/>
            <w:webHidden/>
          </w:rPr>
          <w:t>34</w:t>
        </w:r>
        <w:r>
          <w:rPr>
            <w:noProof/>
            <w:webHidden/>
          </w:rPr>
          <w:fldChar w:fldCharType="end"/>
        </w:r>
      </w:hyperlink>
    </w:p>
    <w:p w14:paraId="5E5CDADA"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31" w:history="1">
        <w:r w:rsidRPr="00160A5F">
          <w:rPr>
            <w:rStyle w:val="Lienhypertexte"/>
            <w:noProof/>
          </w:rPr>
          <w:t>Figure 15: Liste des personnes à désactiver</w:t>
        </w:r>
        <w:r>
          <w:rPr>
            <w:noProof/>
            <w:webHidden/>
          </w:rPr>
          <w:tab/>
        </w:r>
        <w:r>
          <w:rPr>
            <w:noProof/>
            <w:webHidden/>
          </w:rPr>
          <w:fldChar w:fldCharType="begin"/>
        </w:r>
        <w:r>
          <w:rPr>
            <w:noProof/>
            <w:webHidden/>
          </w:rPr>
          <w:instrText xml:space="preserve"> PAGEREF _Toc76128531 \h </w:instrText>
        </w:r>
        <w:r>
          <w:rPr>
            <w:noProof/>
            <w:webHidden/>
          </w:rPr>
        </w:r>
        <w:r>
          <w:rPr>
            <w:noProof/>
            <w:webHidden/>
          </w:rPr>
          <w:fldChar w:fldCharType="separate"/>
        </w:r>
        <w:r>
          <w:rPr>
            <w:noProof/>
            <w:webHidden/>
          </w:rPr>
          <w:t>35</w:t>
        </w:r>
        <w:r>
          <w:rPr>
            <w:noProof/>
            <w:webHidden/>
          </w:rPr>
          <w:fldChar w:fldCharType="end"/>
        </w:r>
      </w:hyperlink>
    </w:p>
    <w:p w14:paraId="2B44BE61"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32" w:history="1">
        <w:r w:rsidRPr="00160A5F">
          <w:rPr>
            <w:rStyle w:val="Lienhypertexte"/>
            <w:noProof/>
          </w:rPr>
          <w:t>Figure 16: Demande d'authentification pour procéder à la désactivation</w:t>
        </w:r>
        <w:r>
          <w:rPr>
            <w:noProof/>
            <w:webHidden/>
          </w:rPr>
          <w:tab/>
        </w:r>
        <w:r>
          <w:rPr>
            <w:noProof/>
            <w:webHidden/>
          </w:rPr>
          <w:fldChar w:fldCharType="begin"/>
        </w:r>
        <w:r>
          <w:rPr>
            <w:noProof/>
            <w:webHidden/>
          </w:rPr>
          <w:instrText xml:space="preserve"> PAGEREF _Toc76128532 \h </w:instrText>
        </w:r>
        <w:r>
          <w:rPr>
            <w:noProof/>
            <w:webHidden/>
          </w:rPr>
        </w:r>
        <w:r>
          <w:rPr>
            <w:noProof/>
            <w:webHidden/>
          </w:rPr>
          <w:fldChar w:fldCharType="separate"/>
        </w:r>
        <w:r>
          <w:rPr>
            <w:noProof/>
            <w:webHidden/>
          </w:rPr>
          <w:t>36</w:t>
        </w:r>
        <w:r>
          <w:rPr>
            <w:noProof/>
            <w:webHidden/>
          </w:rPr>
          <w:fldChar w:fldCharType="end"/>
        </w:r>
      </w:hyperlink>
    </w:p>
    <w:p w14:paraId="07485945"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33" w:history="1">
        <w:r w:rsidRPr="00160A5F">
          <w:rPr>
            <w:rStyle w:val="Lienhypertexte"/>
            <w:noProof/>
          </w:rPr>
          <w:t>Figure 17: Liste des déshabilités</w:t>
        </w:r>
        <w:r>
          <w:rPr>
            <w:noProof/>
            <w:webHidden/>
          </w:rPr>
          <w:tab/>
        </w:r>
        <w:r>
          <w:rPr>
            <w:noProof/>
            <w:webHidden/>
          </w:rPr>
          <w:fldChar w:fldCharType="begin"/>
        </w:r>
        <w:r>
          <w:rPr>
            <w:noProof/>
            <w:webHidden/>
          </w:rPr>
          <w:instrText xml:space="preserve"> PAGEREF _Toc76128533 \h </w:instrText>
        </w:r>
        <w:r>
          <w:rPr>
            <w:noProof/>
            <w:webHidden/>
          </w:rPr>
        </w:r>
        <w:r>
          <w:rPr>
            <w:noProof/>
            <w:webHidden/>
          </w:rPr>
          <w:fldChar w:fldCharType="separate"/>
        </w:r>
        <w:r>
          <w:rPr>
            <w:noProof/>
            <w:webHidden/>
          </w:rPr>
          <w:t>37</w:t>
        </w:r>
        <w:r>
          <w:rPr>
            <w:noProof/>
            <w:webHidden/>
          </w:rPr>
          <w:fldChar w:fldCharType="end"/>
        </w:r>
      </w:hyperlink>
    </w:p>
    <w:p w14:paraId="7D957139"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34" w:history="1">
        <w:r w:rsidRPr="00160A5F">
          <w:rPr>
            <w:rStyle w:val="Lienhypertexte"/>
            <w:noProof/>
          </w:rPr>
          <w:t>Figure 18: Présentation de l'archive</w:t>
        </w:r>
        <w:r>
          <w:rPr>
            <w:noProof/>
            <w:webHidden/>
          </w:rPr>
          <w:tab/>
        </w:r>
        <w:r>
          <w:rPr>
            <w:noProof/>
            <w:webHidden/>
          </w:rPr>
          <w:fldChar w:fldCharType="begin"/>
        </w:r>
        <w:r>
          <w:rPr>
            <w:noProof/>
            <w:webHidden/>
          </w:rPr>
          <w:instrText xml:space="preserve"> PAGEREF _Toc76128534 \h </w:instrText>
        </w:r>
        <w:r>
          <w:rPr>
            <w:noProof/>
            <w:webHidden/>
          </w:rPr>
        </w:r>
        <w:r>
          <w:rPr>
            <w:noProof/>
            <w:webHidden/>
          </w:rPr>
          <w:fldChar w:fldCharType="separate"/>
        </w:r>
        <w:r>
          <w:rPr>
            <w:noProof/>
            <w:webHidden/>
          </w:rPr>
          <w:t>38</w:t>
        </w:r>
        <w:r>
          <w:rPr>
            <w:noProof/>
            <w:webHidden/>
          </w:rPr>
          <w:fldChar w:fldCharType="end"/>
        </w:r>
      </w:hyperlink>
    </w:p>
    <w:p w14:paraId="69258AA5"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35" w:history="1">
        <w:r w:rsidRPr="00160A5F">
          <w:rPr>
            <w:rStyle w:val="Lienhypertexte"/>
            <w:noProof/>
          </w:rPr>
          <w:t>Figure 19: Présentation de la suite de la page d'ajout de la nouvelle demande</w:t>
        </w:r>
        <w:r>
          <w:rPr>
            <w:noProof/>
            <w:webHidden/>
          </w:rPr>
          <w:tab/>
        </w:r>
        <w:r>
          <w:rPr>
            <w:noProof/>
            <w:webHidden/>
          </w:rPr>
          <w:fldChar w:fldCharType="begin"/>
        </w:r>
        <w:r>
          <w:rPr>
            <w:noProof/>
            <w:webHidden/>
          </w:rPr>
          <w:instrText xml:space="preserve"> PAGEREF _Toc76128535 \h </w:instrText>
        </w:r>
        <w:r>
          <w:rPr>
            <w:noProof/>
            <w:webHidden/>
          </w:rPr>
        </w:r>
        <w:r>
          <w:rPr>
            <w:noProof/>
            <w:webHidden/>
          </w:rPr>
          <w:fldChar w:fldCharType="separate"/>
        </w:r>
        <w:r>
          <w:rPr>
            <w:noProof/>
            <w:webHidden/>
          </w:rPr>
          <w:t>40</w:t>
        </w:r>
        <w:r>
          <w:rPr>
            <w:noProof/>
            <w:webHidden/>
          </w:rPr>
          <w:fldChar w:fldCharType="end"/>
        </w:r>
      </w:hyperlink>
    </w:p>
    <w:p w14:paraId="6044CE5B"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36" w:history="1">
        <w:r w:rsidRPr="00160A5F">
          <w:rPr>
            <w:rStyle w:val="Lienhypertexte"/>
            <w:noProof/>
          </w:rPr>
          <w:t>Figure 20: Présentation des options IT</w:t>
        </w:r>
        <w:r>
          <w:rPr>
            <w:noProof/>
            <w:webHidden/>
          </w:rPr>
          <w:tab/>
        </w:r>
        <w:r>
          <w:rPr>
            <w:noProof/>
            <w:webHidden/>
          </w:rPr>
          <w:fldChar w:fldCharType="begin"/>
        </w:r>
        <w:r>
          <w:rPr>
            <w:noProof/>
            <w:webHidden/>
          </w:rPr>
          <w:instrText xml:space="preserve"> PAGEREF _Toc76128536 \h </w:instrText>
        </w:r>
        <w:r>
          <w:rPr>
            <w:noProof/>
            <w:webHidden/>
          </w:rPr>
        </w:r>
        <w:r>
          <w:rPr>
            <w:noProof/>
            <w:webHidden/>
          </w:rPr>
          <w:fldChar w:fldCharType="separate"/>
        </w:r>
        <w:r>
          <w:rPr>
            <w:noProof/>
            <w:webHidden/>
          </w:rPr>
          <w:t>44</w:t>
        </w:r>
        <w:r>
          <w:rPr>
            <w:noProof/>
            <w:webHidden/>
          </w:rPr>
          <w:fldChar w:fldCharType="end"/>
        </w:r>
      </w:hyperlink>
    </w:p>
    <w:p w14:paraId="4AAD60E9"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37" w:history="1">
        <w:r w:rsidRPr="00160A5F">
          <w:rPr>
            <w:rStyle w:val="Lienhypertexte"/>
            <w:noProof/>
          </w:rPr>
          <w:t>Figure 21: Présentation de la notification IT</w:t>
        </w:r>
        <w:r>
          <w:rPr>
            <w:noProof/>
            <w:webHidden/>
          </w:rPr>
          <w:tab/>
        </w:r>
        <w:r>
          <w:rPr>
            <w:noProof/>
            <w:webHidden/>
          </w:rPr>
          <w:fldChar w:fldCharType="begin"/>
        </w:r>
        <w:r>
          <w:rPr>
            <w:noProof/>
            <w:webHidden/>
          </w:rPr>
          <w:instrText xml:space="preserve"> PAGEREF _Toc76128537 \h </w:instrText>
        </w:r>
        <w:r>
          <w:rPr>
            <w:noProof/>
            <w:webHidden/>
          </w:rPr>
        </w:r>
        <w:r>
          <w:rPr>
            <w:noProof/>
            <w:webHidden/>
          </w:rPr>
          <w:fldChar w:fldCharType="separate"/>
        </w:r>
        <w:r>
          <w:rPr>
            <w:noProof/>
            <w:webHidden/>
          </w:rPr>
          <w:t>45</w:t>
        </w:r>
        <w:r>
          <w:rPr>
            <w:noProof/>
            <w:webHidden/>
          </w:rPr>
          <w:fldChar w:fldCharType="end"/>
        </w:r>
      </w:hyperlink>
    </w:p>
    <w:p w14:paraId="786B9B0A"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38" w:history="1">
        <w:r w:rsidRPr="00160A5F">
          <w:rPr>
            <w:rStyle w:val="Lienhypertexte"/>
            <w:noProof/>
          </w:rPr>
          <w:t>Figure 22: Représentation de l'onglet de test des paramètres de mailing</w:t>
        </w:r>
        <w:r>
          <w:rPr>
            <w:noProof/>
            <w:webHidden/>
          </w:rPr>
          <w:tab/>
        </w:r>
        <w:r>
          <w:rPr>
            <w:noProof/>
            <w:webHidden/>
          </w:rPr>
          <w:fldChar w:fldCharType="begin"/>
        </w:r>
        <w:r>
          <w:rPr>
            <w:noProof/>
            <w:webHidden/>
          </w:rPr>
          <w:instrText xml:space="preserve"> PAGEREF _Toc76128538 \h </w:instrText>
        </w:r>
        <w:r>
          <w:rPr>
            <w:noProof/>
            <w:webHidden/>
          </w:rPr>
        </w:r>
        <w:r>
          <w:rPr>
            <w:noProof/>
            <w:webHidden/>
          </w:rPr>
          <w:fldChar w:fldCharType="separate"/>
        </w:r>
        <w:r>
          <w:rPr>
            <w:noProof/>
            <w:webHidden/>
          </w:rPr>
          <w:t>46</w:t>
        </w:r>
        <w:r>
          <w:rPr>
            <w:noProof/>
            <w:webHidden/>
          </w:rPr>
          <w:fldChar w:fldCharType="end"/>
        </w:r>
      </w:hyperlink>
    </w:p>
    <w:p w14:paraId="5327CB03"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39" w:history="1">
        <w:r w:rsidRPr="00160A5F">
          <w:rPr>
            <w:rStyle w:val="Lienhypertexte"/>
            <w:noProof/>
          </w:rPr>
          <w:t>Figure 23: Représentation du message de vérification d'un mail fonctionnel</w:t>
        </w:r>
        <w:r>
          <w:rPr>
            <w:noProof/>
            <w:webHidden/>
          </w:rPr>
          <w:tab/>
        </w:r>
        <w:r>
          <w:rPr>
            <w:noProof/>
            <w:webHidden/>
          </w:rPr>
          <w:fldChar w:fldCharType="begin"/>
        </w:r>
        <w:r>
          <w:rPr>
            <w:noProof/>
            <w:webHidden/>
          </w:rPr>
          <w:instrText xml:space="preserve"> PAGEREF _Toc76128539 \h </w:instrText>
        </w:r>
        <w:r>
          <w:rPr>
            <w:noProof/>
            <w:webHidden/>
          </w:rPr>
        </w:r>
        <w:r>
          <w:rPr>
            <w:noProof/>
            <w:webHidden/>
          </w:rPr>
          <w:fldChar w:fldCharType="separate"/>
        </w:r>
        <w:r>
          <w:rPr>
            <w:noProof/>
            <w:webHidden/>
          </w:rPr>
          <w:t>47</w:t>
        </w:r>
        <w:r>
          <w:rPr>
            <w:noProof/>
            <w:webHidden/>
          </w:rPr>
          <w:fldChar w:fldCharType="end"/>
        </w:r>
      </w:hyperlink>
    </w:p>
    <w:p w14:paraId="38A42003"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40" w:history="1">
        <w:r w:rsidRPr="00160A5F">
          <w:rPr>
            <w:rStyle w:val="Lienhypertexte"/>
            <w:noProof/>
          </w:rPr>
          <w:t>Figure 24: Représentation du message d'erreur de vérification mail</w:t>
        </w:r>
        <w:r>
          <w:rPr>
            <w:noProof/>
            <w:webHidden/>
          </w:rPr>
          <w:tab/>
        </w:r>
        <w:r>
          <w:rPr>
            <w:noProof/>
            <w:webHidden/>
          </w:rPr>
          <w:fldChar w:fldCharType="begin"/>
        </w:r>
        <w:r>
          <w:rPr>
            <w:noProof/>
            <w:webHidden/>
          </w:rPr>
          <w:instrText xml:space="preserve"> PAGEREF _Toc76128540 \h </w:instrText>
        </w:r>
        <w:r>
          <w:rPr>
            <w:noProof/>
            <w:webHidden/>
          </w:rPr>
        </w:r>
        <w:r>
          <w:rPr>
            <w:noProof/>
            <w:webHidden/>
          </w:rPr>
          <w:fldChar w:fldCharType="separate"/>
        </w:r>
        <w:r>
          <w:rPr>
            <w:noProof/>
            <w:webHidden/>
          </w:rPr>
          <w:t>47</w:t>
        </w:r>
        <w:r>
          <w:rPr>
            <w:noProof/>
            <w:webHidden/>
          </w:rPr>
          <w:fldChar w:fldCharType="end"/>
        </w:r>
      </w:hyperlink>
    </w:p>
    <w:p w14:paraId="0B6CD87A"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41" w:history="1">
        <w:r w:rsidRPr="00160A5F">
          <w:rPr>
            <w:rStyle w:val="Lienhypertexte"/>
            <w:noProof/>
          </w:rPr>
          <w:t>Figure 25: Représentation de l'onglet de test de paramètre LDAP</w:t>
        </w:r>
        <w:r>
          <w:rPr>
            <w:noProof/>
            <w:webHidden/>
          </w:rPr>
          <w:tab/>
        </w:r>
        <w:r>
          <w:rPr>
            <w:noProof/>
            <w:webHidden/>
          </w:rPr>
          <w:fldChar w:fldCharType="begin"/>
        </w:r>
        <w:r>
          <w:rPr>
            <w:noProof/>
            <w:webHidden/>
          </w:rPr>
          <w:instrText xml:space="preserve"> PAGEREF _Toc76128541 \h </w:instrText>
        </w:r>
        <w:r>
          <w:rPr>
            <w:noProof/>
            <w:webHidden/>
          </w:rPr>
        </w:r>
        <w:r>
          <w:rPr>
            <w:noProof/>
            <w:webHidden/>
          </w:rPr>
          <w:fldChar w:fldCharType="separate"/>
        </w:r>
        <w:r>
          <w:rPr>
            <w:noProof/>
            <w:webHidden/>
          </w:rPr>
          <w:t>48</w:t>
        </w:r>
        <w:r>
          <w:rPr>
            <w:noProof/>
            <w:webHidden/>
          </w:rPr>
          <w:fldChar w:fldCharType="end"/>
        </w:r>
      </w:hyperlink>
    </w:p>
    <w:p w14:paraId="69B97B70"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42" w:history="1">
        <w:r w:rsidRPr="00160A5F">
          <w:rPr>
            <w:rStyle w:val="Lienhypertexte"/>
            <w:noProof/>
          </w:rPr>
          <w:t>Figure 26: Représentation de l'onglet de filtre de groupe</w:t>
        </w:r>
        <w:r>
          <w:rPr>
            <w:noProof/>
            <w:webHidden/>
          </w:rPr>
          <w:tab/>
        </w:r>
        <w:r>
          <w:rPr>
            <w:noProof/>
            <w:webHidden/>
          </w:rPr>
          <w:fldChar w:fldCharType="begin"/>
        </w:r>
        <w:r>
          <w:rPr>
            <w:noProof/>
            <w:webHidden/>
          </w:rPr>
          <w:instrText xml:space="preserve"> PAGEREF _Toc76128542 \h </w:instrText>
        </w:r>
        <w:r>
          <w:rPr>
            <w:noProof/>
            <w:webHidden/>
          </w:rPr>
        </w:r>
        <w:r>
          <w:rPr>
            <w:noProof/>
            <w:webHidden/>
          </w:rPr>
          <w:fldChar w:fldCharType="separate"/>
        </w:r>
        <w:r>
          <w:rPr>
            <w:noProof/>
            <w:webHidden/>
          </w:rPr>
          <w:t>49</w:t>
        </w:r>
        <w:r>
          <w:rPr>
            <w:noProof/>
            <w:webHidden/>
          </w:rPr>
          <w:fldChar w:fldCharType="end"/>
        </w:r>
      </w:hyperlink>
    </w:p>
    <w:p w14:paraId="0BC15D98"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43" w:history="1">
        <w:r w:rsidRPr="00160A5F">
          <w:rPr>
            <w:rStyle w:val="Lienhypertexte"/>
            <w:noProof/>
          </w:rPr>
          <w:t>Figure 27: Représentation de l'interface de gestion des départements</w:t>
        </w:r>
        <w:r>
          <w:rPr>
            <w:noProof/>
            <w:webHidden/>
          </w:rPr>
          <w:tab/>
        </w:r>
        <w:r>
          <w:rPr>
            <w:noProof/>
            <w:webHidden/>
          </w:rPr>
          <w:fldChar w:fldCharType="begin"/>
        </w:r>
        <w:r>
          <w:rPr>
            <w:noProof/>
            <w:webHidden/>
          </w:rPr>
          <w:instrText xml:space="preserve"> PAGEREF _Toc76128543 \h </w:instrText>
        </w:r>
        <w:r>
          <w:rPr>
            <w:noProof/>
            <w:webHidden/>
          </w:rPr>
        </w:r>
        <w:r>
          <w:rPr>
            <w:noProof/>
            <w:webHidden/>
          </w:rPr>
          <w:fldChar w:fldCharType="separate"/>
        </w:r>
        <w:r>
          <w:rPr>
            <w:noProof/>
            <w:webHidden/>
          </w:rPr>
          <w:t>50</w:t>
        </w:r>
        <w:r>
          <w:rPr>
            <w:noProof/>
            <w:webHidden/>
          </w:rPr>
          <w:fldChar w:fldCharType="end"/>
        </w:r>
      </w:hyperlink>
    </w:p>
    <w:p w14:paraId="143044E5"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44" w:history="1">
        <w:r w:rsidRPr="00160A5F">
          <w:rPr>
            <w:rStyle w:val="Lienhypertexte"/>
            <w:noProof/>
          </w:rPr>
          <w:t>Figure 28: Représentation de l'interface d'ajout d'un département</w:t>
        </w:r>
        <w:r>
          <w:rPr>
            <w:noProof/>
            <w:webHidden/>
          </w:rPr>
          <w:tab/>
        </w:r>
        <w:r>
          <w:rPr>
            <w:noProof/>
            <w:webHidden/>
          </w:rPr>
          <w:fldChar w:fldCharType="begin"/>
        </w:r>
        <w:r>
          <w:rPr>
            <w:noProof/>
            <w:webHidden/>
          </w:rPr>
          <w:instrText xml:space="preserve"> PAGEREF _Toc76128544 \h </w:instrText>
        </w:r>
        <w:r>
          <w:rPr>
            <w:noProof/>
            <w:webHidden/>
          </w:rPr>
        </w:r>
        <w:r>
          <w:rPr>
            <w:noProof/>
            <w:webHidden/>
          </w:rPr>
          <w:fldChar w:fldCharType="separate"/>
        </w:r>
        <w:r>
          <w:rPr>
            <w:noProof/>
            <w:webHidden/>
          </w:rPr>
          <w:t>51</w:t>
        </w:r>
        <w:r>
          <w:rPr>
            <w:noProof/>
            <w:webHidden/>
          </w:rPr>
          <w:fldChar w:fldCharType="end"/>
        </w:r>
      </w:hyperlink>
    </w:p>
    <w:p w14:paraId="1ACFD345"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45" w:history="1">
        <w:r w:rsidRPr="00160A5F">
          <w:rPr>
            <w:rStyle w:val="Lienhypertexte"/>
            <w:noProof/>
          </w:rPr>
          <w:t>Figure 29: Représentation de l'interface de modification d'un département</w:t>
        </w:r>
        <w:r>
          <w:rPr>
            <w:noProof/>
            <w:webHidden/>
          </w:rPr>
          <w:tab/>
        </w:r>
        <w:r>
          <w:rPr>
            <w:noProof/>
            <w:webHidden/>
          </w:rPr>
          <w:fldChar w:fldCharType="begin"/>
        </w:r>
        <w:r>
          <w:rPr>
            <w:noProof/>
            <w:webHidden/>
          </w:rPr>
          <w:instrText xml:space="preserve"> PAGEREF _Toc76128545 \h </w:instrText>
        </w:r>
        <w:r>
          <w:rPr>
            <w:noProof/>
            <w:webHidden/>
          </w:rPr>
        </w:r>
        <w:r>
          <w:rPr>
            <w:noProof/>
            <w:webHidden/>
          </w:rPr>
          <w:fldChar w:fldCharType="separate"/>
        </w:r>
        <w:r>
          <w:rPr>
            <w:noProof/>
            <w:webHidden/>
          </w:rPr>
          <w:t>52</w:t>
        </w:r>
        <w:r>
          <w:rPr>
            <w:noProof/>
            <w:webHidden/>
          </w:rPr>
          <w:fldChar w:fldCharType="end"/>
        </w:r>
      </w:hyperlink>
    </w:p>
    <w:p w14:paraId="31E8BBE2"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46" w:history="1">
        <w:r w:rsidRPr="00160A5F">
          <w:rPr>
            <w:rStyle w:val="Lienhypertexte"/>
            <w:noProof/>
          </w:rPr>
          <w:t>Figure 30: Représentation de l'interface de suppression d'un département</w:t>
        </w:r>
        <w:r>
          <w:rPr>
            <w:noProof/>
            <w:webHidden/>
          </w:rPr>
          <w:tab/>
        </w:r>
        <w:r>
          <w:rPr>
            <w:noProof/>
            <w:webHidden/>
          </w:rPr>
          <w:fldChar w:fldCharType="begin"/>
        </w:r>
        <w:r>
          <w:rPr>
            <w:noProof/>
            <w:webHidden/>
          </w:rPr>
          <w:instrText xml:space="preserve"> PAGEREF _Toc76128546 \h </w:instrText>
        </w:r>
        <w:r>
          <w:rPr>
            <w:noProof/>
            <w:webHidden/>
          </w:rPr>
        </w:r>
        <w:r>
          <w:rPr>
            <w:noProof/>
            <w:webHidden/>
          </w:rPr>
          <w:fldChar w:fldCharType="separate"/>
        </w:r>
        <w:r>
          <w:rPr>
            <w:noProof/>
            <w:webHidden/>
          </w:rPr>
          <w:t>53</w:t>
        </w:r>
        <w:r>
          <w:rPr>
            <w:noProof/>
            <w:webHidden/>
          </w:rPr>
          <w:fldChar w:fldCharType="end"/>
        </w:r>
      </w:hyperlink>
    </w:p>
    <w:p w14:paraId="487CA152"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47" w:history="1">
        <w:r w:rsidRPr="00160A5F">
          <w:rPr>
            <w:rStyle w:val="Lienhypertexte"/>
            <w:noProof/>
          </w:rPr>
          <w:t>Figure 31: Présentation de la page d'historique info</w:t>
        </w:r>
        <w:r>
          <w:rPr>
            <w:noProof/>
            <w:webHidden/>
          </w:rPr>
          <w:tab/>
        </w:r>
        <w:r>
          <w:rPr>
            <w:noProof/>
            <w:webHidden/>
          </w:rPr>
          <w:fldChar w:fldCharType="begin"/>
        </w:r>
        <w:r>
          <w:rPr>
            <w:noProof/>
            <w:webHidden/>
          </w:rPr>
          <w:instrText xml:space="preserve"> PAGEREF _Toc76128547 \h </w:instrText>
        </w:r>
        <w:r>
          <w:rPr>
            <w:noProof/>
            <w:webHidden/>
          </w:rPr>
        </w:r>
        <w:r>
          <w:rPr>
            <w:noProof/>
            <w:webHidden/>
          </w:rPr>
          <w:fldChar w:fldCharType="separate"/>
        </w:r>
        <w:r>
          <w:rPr>
            <w:noProof/>
            <w:webHidden/>
          </w:rPr>
          <w:t>54</w:t>
        </w:r>
        <w:r>
          <w:rPr>
            <w:noProof/>
            <w:webHidden/>
          </w:rPr>
          <w:fldChar w:fldCharType="end"/>
        </w:r>
      </w:hyperlink>
    </w:p>
    <w:p w14:paraId="7045A6EB"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48" w:history="1">
        <w:r w:rsidRPr="00160A5F">
          <w:rPr>
            <w:rStyle w:val="Lienhypertexte"/>
            <w:noProof/>
          </w:rPr>
          <w:t>Figure 32: Présentation de la liste des habilitations</w:t>
        </w:r>
        <w:r>
          <w:rPr>
            <w:noProof/>
            <w:webHidden/>
          </w:rPr>
          <w:tab/>
        </w:r>
        <w:r>
          <w:rPr>
            <w:noProof/>
            <w:webHidden/>
          </w:rPr>
          <w:fldChar w:fldCharType="begin"/>
        </w:r>
        <w:r>
          <w:rPr>
            <w:noProof/>
            <w:webHidden/>
          </w:rPr>
          <w:instrText xml:space="preserve"> PAGEREF _Toc76128548 \h </w:instrText>
        </w:r>
        <w:r>
          <w:rPr>
            <w:noProof/>
            <w:webHidden/>
          </w:rPr>
        </w:r>
        <w:r>
          <w:rPr>
            <w:noProof/>
            <w:webHidden/>
          </w:rPr>
          <w:fldChar w:fldCharType="separate"/>
        </w:r>
        <w:r>
          <w:rPr>
            <w:noProof/>
            <w:webHidden/>
          </w:rPr>
          <w:t>55</w:t>
        </w:r>
        <w:r>
          <w:rPr>
            <w:noProof/>
            <w:webHidden/>
          </w:rPr>
          <w:fldChar w:fldCharType="end"/>
        </w:r>
      </w:hyperlink>
    </w:p>
    <w:p w14:paraId="3B21874C"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49" w:history="1">
        <w:r w:rsidRPr="00160A5F">
          <w:rPr>
            <w:rStyle w:val="Lienhypertexte"/>
            <w:noProof/>
          </w:rPr>
          <w:t>Figure 33: Présentation de la fiche d'habilitation d'un personnel</w:t>
        </w:r>
        <w:r>
          <w:rPr>
            <w:noProof/>
            <w:webHidden/>
          </w:rPr>
          <w:tab/>
        </w:r>
        <w:r>
          <w:rPr>
            <w:noProof/>
            <w:webHidden/>
          </w:rPr>
          <w:fldChar w:fldCharType="begin"/>
        </w:r>
        <w:r>
          <w:rPr>
            <w:noProof/>
            <w:webHidden/>
          </w:rPr>
          <w:instrText xml:space="preserve"> PAGEREF _Toc76128549 \h </w:instrText>
        </w:r>
        <w:r>
          <w:rPr>
            <w:noProof/>
            <w:webHidden/>
          </w:rPr>
        </w:r>
        <w:r>
          <w:rPr>
            <w:noProof/>
            <w:webHidden/>
          </w:rPr>
          <w:fldChar w:fldCharType="separate"/>
        </w:r>
        <w:r>
          <w:rPr>
            <w:noProof/>
            <w:webHidden/>
          </w:rPr>
          <w:t>56</w:t>
        </w:r>
        <w:r>
          <w:rPr>
            <w:noProof/>
            <w:webHidden/>
          </w:rPr>
          <w:fldChar w:fldCharType="end"/>
        </w:r>
      </w:hyperlink>
    </w:p>
    <w:p w14:paraId="10504741" w14:textId="77777777" w:rsidR="005E54E6" w:rsidRDefault="005E54E6">
      <w:pPr>
        <w:pStyle w:val="Tabledesillustrations"/>
        <w:tabs>
          <w:tab w:val="right" w:leader="dot" w:pos="9062"/>
        </w:tabs>
        <w:rPr>
          <w:rFonts w:eastAsiaTheme="minorEastAsia"/>
          <w:i w:val="0"/>
          <w:iCs w:val="0"/>
          <w:noProof/>
          <w:sz w:val="22"/>
          <w:szCs w:val="22"/>
          <w:lang w:eastAsia="fr-FR"/>
        </w:rPr>
      </w:pPr>
      <w:hyperlink w:anchor="_Toc76128550" w:history="1">
        <w:r w:rsidRPr="00160A5F">
          <w:rPr>
            <w:rStyle w:val="Lienhypertexte"/>
            <w:noProof/>
          </w:rPr>
          <w:t>Figure 34: Représentation du procédé de désactivation</w:t>
        </w:r>
        <w:r>
          <w:rPr>
            <w:noProof/>
            <w:webHidden/>
          </w:rPr>
          <w:tab/>
        </w:r>
        <w:r>
          <w:rPr>
            <w:noProof/>
            <w:webHidden/>
          </w:rPr>
          <w:fldChar w:fldCharType="begin"/>
        </w:r>
        <w:r>
          <w:rPr>
            <w:noProof/>
            <w:webHidden/>
          </w:rPr>
          <w:instrText xml:space="preserve"> PAGEREF _Toc76128550 \h </w:instrText>
        </w:r>
        <w:r>
          <w:rPr>
            <w:noProof/>
            <w:webHidden/>
          </w:rPr>
        </w:r>
        <w:r>
          <w:rPr>
            <w:noProof/>
            <w:webHidden/>
          </w:rPr>
          <w:fldChar w:fldCharType="separate"/>
        </w:r>
        <w:r>
          <w:rPr>
            <w:noProof/>
            <w:webHidden/>
          </w:rPr>
          <w:t>57</w:t>
        </w:r>
        <w:r>
          <w:rPr>
            <w:noProof/>
            <w:webHidden/>
          </w:rPr>
          <w:fldChar w:fldCharType="end"/>
        </w:r>
      </w:hyperlink>
    </w:p>
    <w:p w14:paraId="68435E73" w14:textId="77777777" w:rsidR="00D10D57" w:rsidRDefault="005E54E6" w:rsidP="00D10D57">
      <w:pPr>
        <w:tabs>
          <w:tab w:val="clear" w:pos="425"/>
        </w:tabs>
        <w:rPr>
          <w:b/>
          <w:color w:val="002060"/>
          <w:sz w:val="24"/>
        </w:rPr>
      </w:pPr>
      <w:r>
        <w:fldChar w:fldCharType="end"/>
      </w:r>
      <w:r w:rsidR="00D10D57">
        <w:br w:type="page"/>
      </w:r>
    </w:p>
    <w:p w14:paraId="7B8B56E3" w14:textId="77777777" w:rsidR="00D10D57" w:rsidRDefault="00D10D57" w:rsidP="00D10D57">
      <w:pPr>
        <w:pStyle w:val="En-ttee"/>
      </w:pPr>
      <w:r>
        <w:lastRenderedPageBreak/>
        <w:t>TABLEAU DES ACRONYMES</w:t>
      </w:r>
    </w:p>
    <w:p w14:paraId="2B913EFF" w14:textId="77777777" w:rsidR="00D10D57" w:rsidRDefault="00D10D57" w:rsidP="00D10D57">
      <w:pPr>
        <w:pStyle w:val="En-ttee"/>
      </w:pPr>
    </w:p>
    <w:tbl>
      <w:tblPr>
        <w:tblStyle w:val="Grilledutableau"/>
        <w:tblW w:w="0" w:type="auto"/>
        <w:tblLook w:val="04A0" w:firstRow="1" w:lastRow="0" w:firstColumn="1" w:lastColumn="0" w:noHBand="0" w:noVBand="1"/>
      </w:tblPr>
      <w:tblGrid>
        <w:gridCol w:w="1696"/>
        <w:gridCol w:w="7366"/>
      </w:tblGrid>
      <w:tr w:rsidR="00D10D57" w14:paraId="5DFB9AEF" w14:textId="77777777" w:rsidTr="00FE542D">
        <w:tc>
          <w:tcPr>
            <w:tcW w:w="1696" w:type="dxa"/>
          </w:tcPr>
          <w:p w14:paraId="7E2A9247" w14:textId="77777777" w:rsidR="00D10D57" w:rsidRPr="006D01D5" w:rsidRDefault="00D10D57" w:rsidP="00D10D57">
            <w:pPr>
              <w:rPr>
                <w:b/>
              </w:rPr>
            </w:pPr>
            <w:r w:rsidRPr="006D01D5">
              <w:rPr>
                <w:b/>
              </w:rPr>
              <w:t>Acronymes</w:t>
            </w:r>
          </w:p>
        </w:tc>
        <w:tc>
          <w:tcPr>
            <w:tcW w:w="7366" w:type="dxa"/>
          </w:tcPr>
          <w:p w14:paraId="423A9F3C" w14:textId="77777777" w:rsidR="00D10D57" w:rsidRPr="006D01D5" w:rsidRDefault="00D10D57" w:rsidP="00D10D57">
            <w:pPr>
              <w:rPr>
                <w:b/>
              </w:rPr>
            </w:pPr>
            <w:r w:rsidRPr="006D01D5">
              <w:rPr>
                <w:b/>
              </w:rPr>
              <w:t>Développements</w:t>
            </w:r>
          </w:p>
        </w:tc>
      </w:tr>
      <w:tr w:rsidR="00D10D57" w14:paraId="6270D998" w14:textId="77777777" w:rsidTr="00FE542D">
        <w:tc>
          <w:tcPr>
            <w:tcW w:w="1696" w:type="dxa"/>
          </w:tcPr>
          <w:p w14:paraId="1873B05F" w14:textId="77777777" w:rsidR="00D10D57" w:rsidRDefault="00D10D57" w:rsidP="00D10D57">
            <w:r>
              <w:t>AMOA</w:t>
            </w:r>
          </w:p>
        </w:tc>
        <w:tc>
          <w:tcPr>
            <w:tcW w:w="7366" w:type="dxa"/>
          </w:tcPr>
          <w:p w14:paraId="2941F56B" w14:textId="77777777" w:rsidR="00D10D57" w:rsidRDefault="00D10D57" w:rsidP="00D10D57">
            <w:r>
              <w:t>Assistant à la Maîtrise d’Ouvrage</w:t>
            </w:r>
          </w:p>
        </w:tc>
      </w:tr>
      <w:tr w:rsidR="00D10D57" w14:paraId="6E0B92C7" w14:textId="77777777" w:rsidTr="00FE542D">
        <w:tc>
          <w:tcPr>
            <w:tcW w:w="1696" w:type="dxa"/>
          </w:tcPr>
          <w:p w14:paraId="1E588040" w14:textId="77777777" w:rsidR="00D10D57" w:rsidRDefault="00D10D57" w:rsidP="00D10D57">
            <w:r>
              <w:t>BPO</w:t>
            </w:r>
          </w:p>
        </w:tc>
        <w:tc>
          <w:tcPr>
            <w:tcW w:w="7366" w:type="dxa"/>
          </w:tcPr>
          <w:p w14:paraId="443CDD88" w14:textId="77777777" w:rsidR="00D10D57" w:rsidRDefault="00D10D57" w:rsidP="00D10D57">
            <w:r>
              <w:t xml:space="preserve">Business Process Outsourcing </w:t>
            </w:r>
          </w:p>
        </w:tc>
      </w:tr>
      <w:tr w:rsidR="00D10D57" w14:paraId="6F79D02A" w14:textId="77777777" w:rsidTr="00FE542D">
        <w:tc>
          <w:tcPr>
            <w:tcW w:w="1696" w:type="dxa"/>
          </w:tcPr>
          <w:p w14:paraId="4D0ADD78" w14:textId="77777777" w:rsidR="00D10D57" w:rsidRDefault="00D10D57" w:rsidP="00D10D57">
            <w:r>
              <w:t>DAF</w:t>
            </w:r>
          </w:p>
        </w:tc>
        <w:tc>
          <w:tcPr>
            <w:tcW w:w="7366" w:type="dxa"/>
          </w:tcPr>
          <w:p w14:paraId="34DF2421" w14:textId="77777777" w:rsidR="00D10D57" w:rsidRDefault="00D10D57" w:rsidP="00D10D57">
            <w:r>
              <w:t>Direction Administrative et Financière</w:t>
            </w:r>
          </w:p>
        </w:tc>
      </w:tr>
      <w:tr w:rsidR="00D10D57" w:rsidRPr="00B567D0" w14:paraId="74DDA03B" w14:textId="77777777" w:rsidTr="00FE542D">
        <w:tc>
          <w:tcPr>
            <w:tcW w:w="1696" w:type="dxa"/>
          </w:tcPr>
          <w:p w14:paraId="2F33D4B8" w14:textId="77777777" w:rsidR="00D10D57" w:rsidRDefault="00D10D57" w:rsidP="00D10D57">
            <w:r>
              <w:t>FTHM</w:t>
            </w:r>
          </w:p>
        </w:tc>
        <w:tc>
          <w:tcPr>
            <w:tcW w:w="7366" w:type="dxa"/>
          </w:tcPr>
          <w:p w14:paraId="72745B40" w14:textId="77777777" w:rsidR="00D10D57" w:rsidRPr="00B567D0" w:rsidRDefault="00D10D57" w:rsidP="00D10D57">
            <w:pPr>
              <w:rPr>
                <w:lang w:val="en-US"/>
              </w:rPr>
            </w:pPr>
            <w:r w:rsidRPr="00B567D0">
              <w:rPr>
                <w:lang w:val="en-US"/>
              </w:rPr>
              <w:t>Finance Technology Human Resources and Management</w:t>
            </w:r>
          </w:p>
        </w:tc>
      </w:tr>
      <w:tr w:rsidR="00D10D57" w14:paraId="586CFAFB" w14:textId="77777777" w:rsidTr="00FE542D">
        <w:tc>
          <w:tcPr>
            <w:tcW w:w="1696" w:type="dxa"/>
          </w:tcPr>
          <w:p w14:paraId="7558EC8B" w14:textId="77777777" w:rsidR="00D10D57" w:rsidRDefault="00D10D57" w:rsidP="00D10D57">
            <w:r>
              <w:t>IT</w:t>
            </w:r>
          </w:p>
        </w:tc>
        <w:tc>
          <w:tcPr>
            <w:tcW w:w="7366" w:type="dxa"/>
          </w:tcPr>
          <w:p w14:paraId="6F778D19" w14:textId="77777777" w:rsidR="00D10D57" w:rsidRDefault="00D10D57" w:rsidP="00D10D57">
            <w:r>
              <w:t>Information Technology</w:t>
            </w:r>
          </w:p>
        </w:tc>
      </w:tr>
      <w:tr w:rsidR="00D10D57" w14:paraId="2773CE38" w14:textId="77777777" w:rsidTr="00FE542D">
        <w:tc>
          <w:tcPr>
            <w:tcW w:w="1696" w:type="dxa"/>
          </w:tcPr>
          <w:p w14:paraId="67E5559C" w14:textId="77777777" w:rsidR="00D10D57" w:rsidRDefault="00D10D57" w:rsidP="00D10D57">
            <w:r>
              <w:t>LDAP</w:t>
            </w:r>
          </w:p>
        </w:tc>
        <w:tc>
          <w:tcPr>
            <w:tcW w:w="7366" w:type="dxa"/>
          </w:tcPr>
          <w:p w14:paraId="6412271F" w14:textId="77777777" w:rsidR="00D10D57" w:rsidRDefault="00D10D57" w:rsidP="00D10D57">
            <w:r>
              <w:t>Lightweight Directory Access Protocol</w:t>
            </w:r>
          </w:p>
        </w:tc>
      </w:tr>
      <w:tr w:rsidR="00D10D57" w14:paraId="1970DFD8" w14:textId="77777777" w:rsidTr="00FE542D">
        <w:tc>
          <w:tcPr>
            <w:tcW w:w="1696" w:type="dxa"/>
          </w:tcPr>
          <w:p w14:paraId="20BAFAC9" w14:textId="77777777" w:rsidR="00D10D57" w:rsidRDefault="00D10D57" w:rsidP="00D10D57">
            <w:r>
              <w:t>OCS</w:t>
            </w:r>
          </w:p>
        </w:tc>
        <w:tc>
          <w:tcPr>
            <w:tcW w:w="7366" w:type="dxa"/>
          </w:tcPr>
          <w:p w14:paraId="4033AC96" w14:textId="77777777" w:rsidR="00D10D57" w:rsidRDefault="00D10D57" w:rsidP="00D10D57">
            <w:r>
              <w:t>Open Computer and Software</w:t>
            </w:r>
          </w:p>
        </w:tc>
      </w:tr>
      <w:tr w:rsidR="00D10D57" w14:paraId="54E78F3B" w14:textId="77777777" w:rsidTr="00FE542D">
        <w:tc>
          <w:tcPr>
            <w:tcW w:w="1696" w:type="dxa"/>
          </w:tcPr>
          <w:p w14:paraId="1A4823C8" w14:textId="77777777" w:rsidR="00D10D57" w:rsidRDefault="00D10D57" w:rsidP="00D10D57">
            <w:r>
              <w:t>RHC</w:t>
            </w:r>
          </w:p>
        </w:tc>
        <w:tc>
          <w:tcPr>
            <w:tcW w:w="7366" w:type="dxa"/>
          </w:tcPr>
          <w:p w14:paraId="5C917FFA" w14:textId="77777777" w:rsidR="00D10D57" w:rsidRDefault="00D10D57" w:rsidP="00D10D57">
            <w:r>
              <w:t>Ressources Humaines Conseils</w:t>
            </w:r>
          </w:p>
        </w:tc>
      </w:tr>
      <w:tr w:rsidR="00D10D57" w14:paraId="4F0CD085" w14:textId="77777777" w:rsidTr="00FE542D">
        <w:tc>
          <w:tcPr>
            <w:tcW w:w="1696" w:type="dxa"/>
          </w:tcPr>
          <w:p w14:paraId="526EBC79" w14:textId="77777777" w:rsidR="00D10D57" w:rsidRDefault="00D10D57" w:rsidP="00D10D57">
            <w:r>
              <w:t>RHI</w:t>
            </w:r>
          </w:p>
        </w:tc>
        <w:tc>
          <w:tcPr>
            <w:tcW w:w="7366" w:type="dxa"/>
          </w:tcPr>
          <w:p w14:paraId="7D415953" w14:textId="77777777" w:rsidR="00D10D57" w:rsidRDefault="00D10D57" w:rsidP="00D10D57">
            <w:r>
              <w:t>Ressources Humaines Interne</w:t>
            </w:r>
          </w:p>
        </w:tc>
      </w:tr>
      <w:tr w:rsidR="00C0638B" w:rsidRPr="00B567D0" w14:paraId="1B9C36F6" w14:textId="77777777" w:rsidTr="00FE542D">
        <w:tc>
          <w:tcPr>
            <w:tcW w:w="1696" w:type="dxa"/>
          </w:tcPr>
          <w:p w14:paraId="3FAF8DC7" w14:textId="5E0855C0" w:rsidR="00C0638B" w:rsidRDefault="00C0638B" w:rsidP="00D10D57">
            <w:r>
              <w:t>SSL/TLS</w:t>
            </w:r>
          </w:p>
        </w:tc>
        <w:tc>
          <w:tcPr>
            <w:tcW w:w="7366" w:type="dxa"/>
          </w:tcPr>
          <w:p w14:paraId="4CDED4F2" w14:textId="24C247DD" w:rsidR="00C0638B" w:rsidRPr="00B567D0" w:rsidRDefault="00C0638B" w:rsidP="00D10D57">
            <w:pPr>
              <w:rPr>
                <w:lang w:val="en-US"/>
              </w:rPr>
            </w:pPr>
            <w:r w:rsidRPr="00B567D0">
              <w:rPr>
                <w:lang w:val="en-US"/>
              </w:rPr>
              <w:t>Secure Socket Layer / Transport Layer Security</w:t>
            </w:r>
          </w:p>
        </w:tc>
      </w:tr>
      <w:tr w:rsidR="00D10D57" w14:paraId="3507DC97" w14:textId="77777777" w:rsidTr="00FE542D">
        <w:tc>
          <w:tcPr>
            <w:tcW w:w="1696" w:type="dxa"/>
          </w:tcPr>
          <w:p w14:paraId="39A85276" w14:textId="77777777" w:rsidR="00D10D57" w:rsidRDefault="00D10D57" w:rsidP="00D10D57">
            <w:r>
              <w:t>VPN</w:t>
            </w:r>
          </w:p>
        </w:tc>
        <w:tc>
          <w:tcPr>
            <w:tcW w:w="7366" w:type="dxa"/>
          </w:tcPr>
          <w:p w14:paraId="09705209" w14:textId="77777777" w:rsidR="00D10D57" w:rsidRDefault="00D10D57" w:rsidP="00D10D57">
            <w:r>
              <w:t>Virtual Private Network</w:t>
            </w:r>
          </w:p>
        </w:tc>
      </w:tr>
      <w:tr w:rsidR="00D10D57" w14:paraId="73C71525" w14:textId="77777777" w:rsidTr="00FE542D">
        <w:tc>
          <w:tcPr>
            <w:tcW w:w="1696" w:type="dxa"/>
          </w:tcPr>
          <w:p w14:paraId="09A664FA" w14:textId="77777777" w:rsidR="00D10D57" w:rsidRDefault="00D10D57" w:rsidP="00D10D57">
            <w:r>
              <w:t>XML</w:t>
            </w:r>
          </w:p>
        </w:tc>
        <w:tc>
          <w:tcPr>
            <w:tcW w:w="7366" w:type="dxa"/>
          </w:tcPr>
          <w:p w14:paraId="4F7C6F4F" w14:textId="77777777" w:rsidR="00D10D57" w:rsidRDefault="00D10D57" w:rsidP="00D10D57">
            <w:r>
              <w:t>Extensible Markup Language</w:t>
            </w:r>
          </w:p>
        </w:tc>
      </w:tr>
    </w:tbl>
    <w:p w14:paraId="3783186A" w14:textId="77777777" w:rsidR="00D10D57" w:rsidRPr="00DC3852" w:rsidRDefault="00D10D57" w:rsidP="00D10D57">
      <w:pPr>
        <w:pStyle w:val="En-ttee"/>
      </w:pPr>
      <w:r>
        <w:br w:type="page"/>
      </w:r>
      <w:r>
        <w:lastRenderedPageBreak/>
        <w:t>Historique des modifications</w:t>
      </w:r>
    </w:p>
    <w:p w14:paraId="3B4C6A9B" w14:textId="77777777" w:rsidR="00D10D57" w:rsidRDefault="00D10D57" w:rsidP="00D10D57">
      <w:pPr>
        <w:pStyle w:val="En-ttee"/>
      </w:pPr>
    </w:p>
    <w:tbl>
      <w:tblPr>
        <w:tblW w:w="0" w:type="auto"/>
        <w:tblLook w:val="04A0" w:firstRow="1" w:lastRow="0" w:firstColumn="1" w:lastColumn="0" w:noHBand="0" w:noVBand="1"/>
      </w:tblPr>
      <w:tblGrid>
        <w:gridCol w:w="3020"/>
        <w:gridCol w:w="3021"/>
        <w:gridCol w:w="3021"/>
      </w:tblGrid>
      <w:tr w:rsidR="00D10D57" w14:paraId="7E849C41" w14:textId="77777777" w:rsidTr="00D10D57">
        <w:tc>
          <w:tcPr>
            <w:tcW w:w="3020" w:type="dxa"/>
            <w:shd w:val="clear" w:color="auto" w:fill="0070C0"/>
          </w:tcPr>
          <w:p w14:paraId="7DA29CD0" w14:textId="77777777" w:rsidR="00D10D57" w:rsidRPr="00B06FE4" w:rsidRDefault="00D10D57" w:rsidP="00D10D57">
            <w:pPr>
              <w:jc w:val="center"/>
              <w:rPr>
                <w:b/>
                <w:color w:val="FFFFFF" w:themeColor="background1"/>
              </w:rPr>
            </w:pPr>
            <w:r w:rsidRPr="00B06FE4">
              <w:rPr>
                <w:b/>
                <w:color w:val="FFFFFF" w:themeColor="background1"/>
              </w:rPr>
              <w:t>Version</w:t>
            </w:r>
          </w:p>
        </w:tc>
        <w:tc>
          <w:tcPr>
            <w:tcW w:w="3021" w:type="dxa"/>
            <w:shd w:val="clear" w:color="auto" w:fill="0070C0"/>
          </w:tcPr>
          <w:p w14:paraId="6266D5F7" w14:textId="77777777" w:rsidR="00D10D57" w:rsidRPr="00B06FE4" w:rsidRDefault="00D10D57" w:rsidP="00D10D57">
            <w:pPr>
              <w:jc w:val="center"/>
              <w:rPr>
                <w:b/>
                <w:color w:val="FFFFFF" w:themeColor="background1"/>
              </w:rPr>
            </w:pPr>
            <w:r w:rsidRPr="00B06FE4">
              <w:rPr>
                <w:b/>
                <w:color w:val="FFFFFF" w:themeColor="background1"/>
              </w:rPr>
              <w:t>Date</w:t>
            </w:r>
          </w:p>
        </w:tc>
        <w:tc>
          <w:tcPr>
            <w:tcW w:w="3021" w:type="dxa"/>
            <w:shd w:val="clear" w:color="auto" w:fill="0070C0"/>
          </w:tcPr>
          <w:p w14:paraId="1E2B4F0E" w14:textId="77777777" w:rsidR="00D10D57" w:rsidRPr="00B06FE4" w:rsidRDefault="00D10D57" w:rsidP="00D10D57">
            <w:pPr>
              <w:jc w:val="center"/>
              <w:rPr>
                <w:b/>
                <w:color w:val="FFFFFF" w:themeColor="background1"/>
              </w:rPr>
            </w:pPr>
            <w:r w:rsidRPr="00B06FE4">
              <w:rPr>
                <w:b/>
                <w:color w:val="FFFFFF" w:themeColor="background1"/>
              </w:rPr>
              <w:t>Nature de la modification</w:t>
            </w:r>
          </w:p>
        </w:tc>
      </w:tr>
      <w:tr w:rsidR="00D10D57" w14:paraId="4CBC037A" w14:textId="77777777" w:rsidTr="00D10D57">
        <w:tc>
          <w:tcPr>
            <w:tcW w:w="3020" w:type="dxa"/>
          </w:tcPr>
          <w:p w14:paraId="406B7774" w14:textId="77777777" w:rsidR="00D10D57" w:rsidRDefault="00D10D57" w:rsidP="00D10D57">
            <w:r>
              <w:t>V1.0</w:t>
            </w:r>
          </w:p>
        </w:tc>
        <w:tc>
          <w:tcPr>
            <w:tcW w:w="3021" w:type="dxa"/>
          </w:tcPr>
          <w:p w14:paraId="75D27122" w14:textId="3A7E23E7" w:rsidR="00D10D57" w:rsidRDefault="005E54E6" w:rsidP="005E54E6">
            <w:r>
              <w:t>02</w:t>
            </w:r>
            <w:r w:rsidR="00D10D57">
              <w:t>/0</w:t>
            </w:r>
            <w:r>
              <w:t>7</w:t>
            </w:r>
            <w:r w:rsidR="00D10D57">
              <w:t>/2021</w:t>
            </w:r>
          </w:p>
        </w:tc>
        <w:tc>
          <w:tcPr>
            <w:tcW w:w="3021" w:type="dxa"/>
          </w:tcPr>
          <w:p w14:paraId="254B16F2" w14:textId="77777777" w:rsidR="00D10D57" w:rsidRDefault="00D10D57" w:rsidP="00D10D57">
            <w:r>
              <w:t>Création du document</w:t>
            </w:r>
          </w:p>
        </w:tc>
      </w:tr>
    </w:tbl>
    <w:p w14:paraId="63DE36AF" w14:textId="77777777" w:rsidR="00D10D57" w:rsidRDefault="00D10D57" w:rsidP="00D10D57">
      <w:pPr>
        <w:pStyle w:val="En-ttee"/>
      </w:pPr>
    </w:p>
    <w:p w14:paraId="5EE4CFD5" w14:textId="77777777" w:rsidR="00D10D57" w:rsidRDefault="00D10D57" w:rsidP="00D10D57">
      <w:pPr>
        <w:rPr>
          <w:b/>
          <w:color w:val="002060"/>
          <w:sz w:val="24"/>
        </w:rPr>
      </w:pPr>
      <w:r>
        <w:br w:type="page"/>
      </w:r>
    </w:p>
    <w:p w14:paraId="0B060CAD" w14:textId="77777777" w:rsidR="00D10D57" w:rsidRDefault="00D10D57" w:rsidP="00D10D57">
      <w:pPr>
        <w:pStyle w:val="Titre1"/>
      </w:pPr>
      <w:bookmarkStart w:id="1" w:name="_Toc76128472"/>
      <w:r w:rsidRPr="00604708">
        <w:lastRenderedPageBreak/>
        <w:t>Informations</w:t>
      </w:r>
      <w:r w:rsidRPr="00566446">
        <w:t xml:space="preserve"> générales</w:t>
      </w:r>
      <w:bookmarkEnd w:id="1"/>
    </w:p>
    <w:p w14:paraId="02210AB7" w14:textId="77777777" w:rsidR="00D10D57" w:rsidRPr="00566446" w:rsidRDefault="00D10D57" w:rsidP="00D10D57"/>
    <w:p w14:paraId="48A4B4FE" w14:textId="77777777" w:rsidR="00D10D57" w:rsidRPr="00140464" w:rsidRDefault="00D10D57" w:rsidP="00D10D57">
      <w:pPr>
        <w:pStyle w:val="Titre2"/>
      </w:pPr>
      <w:bookmarkStart w:id="2" w:name="_Toc76128473"/>
      <w:r w:rsidRPr="00604708">
        <w:t>Contexte</w:t>
      </w:r>
      <w:bookmarkEnd w:id="2"/>
    </w:p>
    <w:p w14:paraId="71C05C0C" w14:textId="419D8B8D" w:rsidR="00D10D57" w:rsidRDefault="00D10D57" w:rsidP="00D10D57">
      <w:pPr>
        <w:ind w:firstLine="426"/>
        <w:jc w:val="both"/>
      </w:pPr>
      <w:r>
        <w:t>Dans le milieu professionnel de FTHM Consulting, il est nécessaire pour l’ensemble du personnel de se connaître afin de pouvoir s’identifier et de mieux se référer sur le plan de travail. Le grand nombre d’employés et le contexte du télétravail rendent néanmoins cette identification assez compliqué</w:t>
      </w:r>
      <w:ins w:id="3" w:author="Tokimahery" w:date="2021-08-05T09:22:00Z">
        <w:r w:rsidR="00B567D0">
          <w:t>e</w:t>
        </w:r>
      </w:ins>
      <w:r>
        <w:t>.</w:t>
      </w:r>
    </w:p>
    <w:p w14:paraId="7B983F27" w14:textId="77777777" w:rsidR="00D10D57" w:rsidRDefault="00D10D57" w:rsidP="00D10D57">
      <w:pPr>
        <w:ind w:firstLine="426"/>
        <w:jc w:val="both"/>
      </w:pPr>
      <w:r>
        <w:t xml:space="preserve">Un outil dénommé « Trombinoscope » a été créé, aidant le personnel à se reconnaître les uns des autres par le biais de présentation de photos de chaque employé ainsi que de leurs fonctions. Actuellement, cet outil est rendu obsolète et a besoin d’une mise à jour. </w:t>
      </w:r>
    </w:p>
    <w:p w14:paraId="1ABBB2AE" w14:textId="77777777" w:rsidR="00D10D57" w:rsidRDefault="00D10D57" w:rsidP="00D10D57">
      <w:pPr>
        <w:ind w:firstLine="426"/>
        <w:jc w:val="both"/>
      </w:pPr>
      <w:r>
        <w:t>En effet, l’interface statique de l’outil « Trombinoscope » actuel rend difficiles les mises à jour des informations pour un utilisateur non technicien, et nécessite alors l’intervention directe d’un développeur. D’autant plus que les informations ne sont pas centralisées dans un système de base de données mais sont inscrites dans un fichier dans le même emplacement que le code source de l’outil.</w:t>
      </w:r>
    </w:p>
    <w:p w14:paraId="2DC28C43" w14:textId="0C36BB43" w:rsidR="00D10D57" w:rsidRPr="00566446" w:rsidRDefault="00D10D57" w:rsidP="00D10D57">
      <w:pPr>
        <w:ind w:firstLine="426"/>
        <w:jc w:val="both"/>
      </w:pPr>
      <w:r>
        <w:t>Ainsi, pour permettre une meilleure accessibilité de l’outil en terme de mise à jour des informations, et aussi pour avoir des données bien structuré</w:t>
      </w:r>
      <w:ins w:id="4" w:author="Tokimahery" w:date="2021-08-05T09:23:00Z">
        <w:r w:rsidR="00B567D0">
          <w:t>e</w:t>
        </w:r>
      </w:ins>
      <w:r>
        <w:t>s et facilement gérable</w:t>
      </w:r>
      <w:ins w:id="5" w:author="Tokimahery" w:date="2021-08-05T09:23:00Z">
        <w:r w:rsidR="00B567D0">
          <w:t>s</w:t>
        </w:r>
      </w:ins>
      <w:r>
        <w:t xml:space="preserve">, une refonte est indispensable. Ce sera aussi une occasion de faire des rajouts de fonctionnalités supplémentaires pour permettre de centraliser les demandes d’habilitations et </w:t>
      </w:r>
      <w:commentRangeStart w:id="6"/>
      <w:r>
        <w:t xml:space="preserve">déshabilitassions </w:t>
      </w:r>
      <w:commentRangeEnd w:id="6"/>
      <w:r w:rsidR="00B567D0">
        <w:rPr>
          <w:rStyle w:val="Marquedecommentaire"/>
        </w:rPr>
        <w:commentReference w:id="6"/>
      </w:r>
      <w:r>
        <w:t xml:space="preserve">du personnel à partir de cet outil, ainsi que d’afficher le parcours de chaque personnel jusqu’à son statut actuel chez FTHM. </w:t>
      </w:r>
    </w:p>
    <w:p w14:paraId="1B8BB205" w14:textId="77777777" w:rsidR="00D10D57" w:rsidRDefault="00D10D57" w:rsidP="00D10D57">
      <w:pPr>
        <w:pStyle w:val="Titre2"/>
      </w:pPr>
      <w:bookmarkStart w:id="7" w:name="_Toc76128474"/>
      <w:r w:rsidRPr="00604708">
        <w:t>Objectif</w:t>
      </w:r>
      <w:bookmarkEnd w:id="7"/>
    </w:p>
    <w:p w14:paraId="59392ED3" w14:textId="77777777" w:rsidR="00D10D57" w:rsidRDefault="00D10D57" w:rsidP="00D10D57">
      <w:pPr>
        <w:ind w:firstLine="360"/>
        <w:jc w:val="both"/>
      </w:pPr>
      <w:r>
        <w:t xml:space="preserve">L’objectif de la mise à jour de Trombinoscope est de disposer d’un outil facilement maintenable, mieux structurée, et ayant des fonctionnalités plus avancées. Les fonctionnalités qui y seront présents seront : </w:t>
      </w:r>
    </w:p>
    <w:p w14:paraId="01C639A9" w14:textId="77777777" w:rsidR="00D10D57" w:rsidRDefault="00D10D57" w:rsidP="00B567D0">
      <w:pPr>
        <w:pStyle w:val="Paragraphedeliste"/>
        <w:numPr>
          <w:ilvl w:val="0"/>
          <w:numId w:val="12"/>
        </w:numPr>
        <w:jc w:val="both"/>
      </w:pPr>
      <w:r>
        <w:t>Aperçu de tout le personnel avec leurs noms, rangs, contacts et parcours</w:t>
      </w:r>
    </w:p>
    <w:p w14:paraId="2C9EB62D" w14:textId="77777777" w:rsidR="00D10D57" w:rsidRDefault="00D10D57" w:rsidP="00B567D0">
      <w:pPr>
        <w:pStyle w:val="Paragraphedeliste"/>
        <w:numPr>
          <w:ilvl w:val="0"/>
          <w:numId w:val="12"/>
        </w:numPr>
        <w:jc w:val="both"/>
      </w:pPr>
      <w:r>
        <w:t>Option de rajout et de suppression de consultants</w:t>
      </w:r>
    </w:p>
    <w:p w14:paraId="5FBFB583" w14:textId="77777777" w:rsidR="00D10D57" w:rsidRDefault="00D10D57" w:rsidP="00B567D0">
      <w:pPr>
        <w:pStyle w:val="Paragraphedeliste"/>
        <w:numPr>
          <w:ilvl w:val="0"/>
          <w:numId w:val="12"/>
        </w:numPr>
        <w:jc w:val="both"/>
      </w:pPr>
      <w:r>
        <w:t>Option de mises à jour de l’information sur chaque consultant</w:t>
      </w:r>
    </w:p>
    <w:p w14:paraId="58A35946" w14:textId="77777777" w:rsidR="00D10D57" w:rsidRDefault="00D10D57" w:rsidP="00B567D0">
      <w:pPr>
        <w:pStyle w:val="Paragraphedeliste"/>
        <w:numPr>
          <w:ilvl w:val="0"/>
          <w:numId w:val="12"/>
        </w:numPr>
        <w:jc w:val="both"/>
      </w:pPr>
      <w:r>
        <w:t xml:space="preserve">Option de suivi des habilitations et </w:t>
      </w:r>
      <w:commentRangeStart w:id="8"/>
      <w:r>
        <w:t xml:space="preserve">déshabilitations </w:t>
      </w:r>
      <w:commentRangeEnd w:id="8"/>
      <w:r w:rsidR="00B567D0">
        <w:rPr>
          <w:rStyle w:val="Marquedecommentaire"/>
        </w:rPr>
        <w:commentReference w:id="8"/>
      </w:r>
      <w:r>
        <w:t>des consultants</w:t>
      </w:r>
    </w:p>
    <w:p w14:paraId="0DA4C7D9" w14:textId="77777777" w:rsidR="00D10D57" w:rsidRDefault="00D10D57" w:rsidP="00B567D0">
      <w:pPr>
        <w:pStyle w:val="Paragraphedeliste"/>
        <w:numPr>
          <w:ilvl w:val="0"/>
          <w:numId w:val="12"/>
        </w:numPr>
        <w:jc w:val="both"/>
      </w:pPr>
      <w:r>
        <w:t xml:space="preserve">Option de suivi des outils attribué aux consultants et de ses sauvegardes de mails </w:t>
      </w:r>
    </w:p>
    <w:p w14:paraId="05937526" w14:textId="77777777" w:rsidR="00D10D57" w:rsidRDefault="00D10D57" w:rsidP="00D10D57">
      <w:pPr>
        <w:ind w:firstLine="360"/>
        <w:jc w:val="both"/>
      </w:pPr>
      <w:r>
        <w:t>En règle générale, cet outil doit être manipulable par un simple utilisateur FTHM. Cependant, seul le département RHI et les managers auront le droit d’ajouter un personnel, modifier ou supprimer les profils, gérer les demande d’habilitations. Le département informatique se chargera du suivi des matériels attribués ainsi que la sauvegarde de mails. Tout autre utilisateur sera en mode consultation uniquement.</w:t>
      </w:r>
    </w:p>
    <w:p w14:paraId="0501F7D1" w14:textId="77777777" w:rsidR="00D10D57" w:rsidRPr="00566446" w:rsidRDefault="00D10D57" w:rsidP="00D10D57">
      <w:pPr>
        <w:ind w:firstLine="360"/>
        <w:jc w:val="both"/>
      </w:pPr>
    </w:p>
    <w:p w14:paraId="378CCB91" w14:textId="77777777" w:rsidR="00D10D57" w:rsidRDefault="00D10D57" w:rsidP="00D10D57">
      <w:pPr>
        <w:pStyle w:val="Titre2"/>
      </w:pPr>
      <w:bookmarkStart w:id="9" w:name="_Toc76128475"/>
      <w:r>
        <w:t xml:space="preserve">Objet du </w:t>
      </w:r>
      <w:r w:rsidRPr="00604708">
        <w:t>présent</w:t>
      </w:r>
      <w:r>
        <w:t xml:space="preserve"> document</w:t>
      </w:r>
      <w:bookmarkEnd w:id="9"/>
    </w:p>
    <w:p w14:paraId="2F6A4DD2" w14:textId="77777777" w:rsidR="00D10D57" w:rsidRDefault="00D10D57" w:rsidP="00D10D57">
      <w:pPr>
        <w:ind w:firstLine="360"/>
        <w:jc w:val="both"/>
      </w:pPr>
      <w:r>
        <w:t>A présent, ce document a été rédigé pour décrire les caractéristiques que l’outil devrait avoir, afin de répondre aux attentes des divers parti prenantes de la manipulation de l’outil en matière de fonctionnalités, de maniabilité et d’outputs attendus.</w:t>
      </w:r>
    </w:p>
    <w:p w14:paraId="1C384A75" w14:textId="77777777" w:rsidR="00D10D57" w:rsidRPr="002A6E9A" w:rsidRDefault="00D10D57" w:rsidP="00D10D57">
      <w:pPr>
        <w:ind w:firstLine="426"/>
      </w:pPr>
      <w:r w:rsidRPr="002A6E9A">
        <w:t>Il rassemble tous les éléments permettant au développeur de réaliser l’outil attendu.</w:t>
      </w:r>
    </w:p>
    <w:p w14:paraId="368D23D3" w14:textId="77777777" w:rsidR="00D10D57" w:rsidRDefault="00D10D57" w:rsidP="00D10D57">
      <w:pPr>
        <w:ind w:firstLine="360"/>
        <w:jc w:val="both"/>
      </w:pPr>
    </w:p>
    <w:p w14:paraId="5FA42DC4" w14:textId="77777777" w:rsidR="00D10D57" w:rsidRDefault="00D10D57" w:rsidP="00D10D57">
      <w:pPr>
        <w:ind w:firstLine="360"/>
        <w:jc w:val="both"/>
      </w:pPr>
    </w:p>
    <w:p w14:paraId="387CA96C" w14:textId="77777777" w:rsidR="00D10D57" w:rsidRDefault="00D10D57" w:rsidP="00D10D57">
      <w:pPr>
        <w:pStyle w:val="Titre1"/>
      </w:pPr>
      <w:bookmarkStart w:id="10" w:name="_Toc76128476"/>
      <w:r w:rsidRPr="00604708">
        <w:lastRenderedPageBreak/>
        <w:t>Environnement</w:t>
      </w:r>
      <w:r>
        <w:t xml:space="preserve"> de production</w:t>
      </w:r>
      <w:bookmarkEnd w:id="10"/>
      <w:r>
        <w:t xml:space="preserve"> </w:t>
      </w:r>
    </w:p>
    <w:p w14:paraId="217C5952" w14:textId="77777777" w:rsidR="00D10D57" w:rsidRPr="004252F6" w:rsidRDefault="00D10D57" w:rsidP="00B567D0">
      <w:pPr>
        <w:pStyle w:val="Titre2"/>
        <w:numPr>
          <w:ilvl w:val="0"/>
          <w:numId w:val="21"/>
        </w:numPr>
      </w:pPr>
      <w:bookmarkStart w:id="11" w:name="_Toc76128477"/>
      <w:r>
        <w:t>Description de l’outil en place</w:t>
      </w:r>
      <w:bookmarkEnd w:id="11"/>
    </w:p>
    <w:p w14:paraId="3A7B6466" w14:textId="77777777" w:rsidR="00D10D57" w:rsidRPr="002A6E9A" w:rsidRDefault="00D10D57" w:rsidP="00D10D57">
      <w:r w:rsidRPr="00B95DA7">
        <w:rPr>
          <w:b/>
          <w:u w:val="single"/>
        </w:rPr>
        <w:t>Logiciel utilisé</w:t>
      </w:r>
      <w:r w:rsidRPr="002A6E9A">
        <w:t xml:space="preserve"> : </w:t>
      </w:r>
      <w:r>
        <w:t>Plateforme web développé en interne avec la technologie PHP 7</w:t>
      </w:r>
      <w:r w:rsidRPr="002A6E9A">
        <w:t>.</w:t>
      </w:r>
    </w:p>
    <w:p w14:paraId="2AC76D14" w14:textId="77777777" w:rsidR="00D10D57" w:rsidRPr="002A6E9A" w:rsidRDefault="00D10D57" w:rsidP="00D10D57">
      <w:r w:rsidRPr="00B95DA7">
        <w:rPr>
          <w:b/>
          <w:u w:val="single"/>
        </w:rPr>
        <w:t>Base de données utilisée</w:t>
      </w:r>
      <w:r w:rsidRPr="002A6E9A">
        <w:t xml:space="preserve"> : </w:t>
      </w:r>
      <w:r>
        <w:t>Aucune, les données sont stockés dans un fichier XML</w:t>
      </w:r>
      <w:r w:rsidRPr="002A6E9A">
        <w:t>.</w:t>
      </w:r>
    </w:p>
    <w:p w14:paraId="3FB071CE" w14:textId="77777777" w:rsidR="00D10D57" w:rsidRPr="002A6E9A" w:rsidRDefault="00D10D57" w:rsidP="00D10D57">
      <w:r>
        <w:rPr>
          <w:b/>
          <w:u w:val="single"/>
        </w:rPr>
        <w:t>Lien</w:t>
      </w:r>
      <w:r w:rsidRPr="00B95DA7">
        <w:rPr>
          <w:b/>
          <w:u w:val="single"/>
        </w:rPr>
        <w:t xml:space="preserve"> utilisé</w:t>
      </w:r>
      <w:r>
        <w:t xml:space="preserve"> : </w:t>
      </w:r>
      <w:r w:rsidRPr="00893EC0">
        <w:t>https://portal.fthmconsulting.com/trombinoscope/</w:t>
      </w:r>
    </w:p>
    <w:p w14:paraId="6F0AC7FF" w14:textId="77777777" w:rsidR="00D10D57" w:rsidRPr="002A6E9A" w:rsidRDefault="00D10D57" w:rsidP="00D10D57">
      <w:r>
        <w:t>Utilisation de</w:t>
      </w:r>
      <w:r w:rsidRPr="002A6E9A">
        <w:t xml:space="preserve"> serveur</w:t>
      </w:r>
      <w:r>
        <w:t xml:space="preserve"> virtuel (conteneur) </w:t>
      </w:r>
      <w:r w:rsidRPr="002A6E9A">
        <w:t>dont l’adresse IP est : 192.168.1.</w:t>
      </w:r>
      <w:r>
        <w:t>12</w:t>
      </w:r>
    </w:p>
    <w:p w14:paraId="0BA76B84" w14:textId="77777777" w:rsidR="00D10D57" w:rsidRDefault="00D10D57" w:rsidP="00D10D57">
      <w:r w:rsidRPr="002A6E9A">
        <w:t>Ouverture du port : 80</w:t>
      </w:r>
    </w:p>
    <w:p w14:paraId="30D44D65" w14:textId="77777777" w:rsidR="00D10D57" w:rsidRDefault="00D10D57" w:rsidP="00D10D57">
      <w:r>
        <w:t>Mode d’authentification : LDAP</w:t>
      </w:r>
    </w:p>
    <w:p w14:paraId="5BA9D622" w14:textId="77777777" w:rsidR="00D10D57" w:rsidRDefault="00D10D57" w:rsidP="00D10D57">
      <w:pPr>
        <w:pStyle w:val="Titre2"/>
      </w:pPr>
      <w:bookmarkStart w:id="12" w:name="_Toc76128478"/>
      <w:r>
        <w:t>Limites de l’outil</w:t>
      </w:r>
      <w:bookmarkEnd w:id="12"/>
    </w:p>
    <w:p w14:paraId="1D88CA45" w14:textId="77777777" w:rsidR="00D10D57" w:rsidRDefault="00D10D57" w:rsidP="00D10D57">
      <w:pPr>
        <w:ind w:firstLine="426"/>
      </w:pPr>
      <w:r>
        <w:t>D’une part, l’outil trombinoscope actuel ne possède pas d’interface administrateur qui permet de gérer les utilisateurs. De ce fait, seul le développeur peut faire les manipulations des données tels que : insertion, modification ou suppression.</w:t>
      </w:r>
    </w:p>
    <w:p w14:paraId="23C46C78" w14:textId="3F275F52" w:rsidR="00D10D57" w:rsidRDefault="00D10D57" w:rsidP="00D10D57">
      <w:r>
        <w:t>D’autre part, les données affichées sur l’interface de l’outil ne sont actuellement pas stocké</w:t>
      </w:r>
      <w:ins w:id="13" w:author="Tokimahery" w:date="2021-08-05T09:25:00Z">
        <w:r w:rsidR="00B567D0">
          <w:t>es</w:t>
        </w:r>
      </w:ins>
      <w:r>
        <w:t xml:space="preserve"> dans une base de données mais dans un fichier XML. Ce qui fait que la manipulation des données </w:t>
      </w:r>
      <w:del w:id="14" w:author="Tokimahery" w:date="2021-08-05T09:25:00Z">
        <w:r w:rsidDel="00B567D0">
          <w:delText xml:space="preserve">sont </w:delText>
        </w:r>
      </w:del>
      <w:ins w:id="15" w:author="Tokimahery" w:date="2021-08-05T09:25:00Z">
        <w:r w:rsidR="00B567D0">
          <w:t xml:space="preserve">est </w:t>
        </w:r>
      </w:ins>
      <w:r>
        <w:t>compliqué</w:t>
      </w:r>
      <w:ins w:id="16" w:author="Tokimahery" w:date="2021-08-05T09:25:00Z">
        <w:r w:rsidR="00B567D0">
          <w:t>e</w:t>
        </w:r>
      </w:ins>
      <w:del w:id="17" w:author="Tokimahery" w:date="2021-08-05T09:25:00Z">
        <w:r w:rsidDel="00B567D0">
          <w:delText>s</w:delText>
        </w:r>
      </w:del>
      <w:r>
        <w:t xml:space="preserve"> et peut facilement comporter des erreurs</w:t>
      </w:r>
      <w:ins w:id="18" w:author="Tokimahery" w:date="2021-08-05T09:25:00Z">
        <w:r w:rsidR="00B567D0">
          <w:t xml:space="preserve"> ainsi que des redondances.</w:t>
        </w:r>
      </w:ins>
    </w:p>
    <w:p w14:paraId="4182024C" w14:textId="77777777" w:rsidR="00D10D57" w:rsidRPr="004252F6" w:rsidRDefault="00D10D57" w:rsidP="00D10D57">
      <w:pPr>
        <w:pStyle w:val="Titre2"/>
      </w:pPr>
      <w:bookmarkStart w:id="19" w:name="_Toc76128479"/>
      <w:r>
        <w:t>Proposition d’amélioration</w:t>
      </w:r>
      <w:bookmarkEnd w:id="19"/>
    </w:p>
    <w:p w14:paraId="339EFB1F" w14:textId="77777777" w:rsidR="00D10D57" w:rsidRDefault="00D10D57" w:rsidP="00D10D57">
      <w:pPr>
        <w:ind w:firstLine="360"/>
        <w:jc w:val="both"/>
      </w:pPr>
      <w:r>
        <w:t>Il a donc été proposé d’opter pour le développement d’une meilleure version de l’outil permettant plus de maniabilité et de flexibilité. Cette nouvelle version aura comme avantage de :</w:t>
      </w:r>
    </w:p>
    <w:p w14:paraId="7514A21C" w14:textId="77777777" w:rsidR="00D10D57" w:rsidRDefault="00D10D57" w:rsidP="00B567D0">
      <w:pPr>
        <w:pStyle w:val="Paragraphedeliste"/>
        <w:numPr>
          <w:ilvl w:val="0"/>
          <w:numId w:val="12"/>
        </w:numPr>
      </w:pPr>
      <w:r>
        <w:t>disposer d’une base de données pour mieux gérer les données;</w:t>
      </w:r>
    </w:p>
    <w:p w14:paraId="339C01CF" w14:textId="77777777" w:rsidR="00D10D57" w:rsidRDefault="00D10D57" w:rsidP="00B567D0">
      <w:pPr>
        <w:pStyle w:val="Paragraphedeliste"/>
        <w:numPr>
          <w:ilvl w:val="0"/>
          <w:numId w:val="12"/>
        </w:numPr>
      </w:pPr>
      <w:r>
        <w:t xml:space="preserve">avoir une interface dédiée pour la gestion du </w:t>
      </w:r>
      <w:commentRangeStart w:id="20"/>
      <w:r>
        <w:t>personnel</w:t>
      </w:r>
      <w:commentRangeEnd w:id="20"/>
      <w:r w:rsidR="00B567D0">
        <w:rPr>
          <w:rStyle w:val="Marquedecommentaire"/>
        </w:rPr>
        <w:commentReference w:id="20"/>
      </w:r>
      <w:r>
        <w:t> ;</w:t>
      </w:r>
    </w:p>
    <w:p w14:paraId="02FE42F0" w14:textId="77777777" w:rsidR="00D10D57" w:rsidRDefault="00D10D57" w:rsidP="00B567D0">
      <w:pPr>
        <w:pStyle w:val="Paragraphedeliste"/>
        <w:numPr>
          <w:ilvl w:val="0"/>
          <w:numId w:val="12"/>
        </w:numPr>
      </w:pPr>
      <w:r>
        <w:t>proposer quatre types d’utilisateur pour ne pas confondre les rôles de chacun.</w:t>
      </w:r>
    </w:p>
    <w:p w14:paraId="6F5A9167" w14:textId="77777777" w:rsidR="00D10D57" w:rsidRDefault="00D10D57" w:rsidP="00D10D57">
      <w:pPr>
        <w:ind w:firstLine="360"/>
      </w:pPr>
    </w:p>
    <w:p w14:paraId="008920AC" w14:textId="77777777" w:rsidR="00D10D57" w:rsidRDefault="00D10D57" w:rsidP="00D10D57">
      <w:pPr>
        <w:pStyle w:val="Titre1"/>
      </w:pPr>
      <w:bookmarkStart w:id="21" w:name="_Toc76128480"/>
      <w:r w:rsidRPr="00604708">
        <w:t>Description</w:t>
      </w:r>
      <w:r>
        <w:t xml:space="preserve"> détaillée des besoins</w:t>
      </w:r>
      <w:bookmarkEnd w:id="21"/>
    </w:p>
    <w:p w14:paraId="27B72174" w14:textId="77777777" w:rsidR="00D10D57" w:rsidRPr="00E40DFC" w:rsidRDefault="00D10D57" w:rsidP="00D10D57">
      <w:pPr>
        <w:jc w:val="both"/>
      </w:pPr>
    </w:p>
    <w:p w14:paraId="378B371C" w14:textId="77777777" w:rsidR="00D10D57" w:rsidRDefault="00D10D57" w:rsidP="00D10D57">
      <w:pPr>
        <w:ind w:firstLine="426"/>
        <w:jc w:val="both"/>
      </w:pPr>
      <w:r>
        <w:t>Généralement, l’outil Trombinoscope doit être accessible par quatre types d’utilisateurs :</w:t>
      </w:r>
    </w:p>
    <w:p w14:paraId="72CDF596" w14:textId="77777777" w:rsidR="00D10D57" w:rsidRDefault="00D10D57" w:rsidP="00B567D0">
      <w:pPr>
        <w:pStyle w:val="Paragraphedeliste"/>
        <w:numPr>
          <w:ilvl w:val="0"/>
          <w:numId w:val="1"/>
        </w:numPr>
        <w:jc w:val="both"/>
      </w:pPr>
      <w:r>
        <w:t>L’utilisateur simple</w:t>
      </w:r>
    </w:p>
    <w:p w14:paraId="62537DDE" w14:textId="77777777" w:rsidR="00D10D57" w:rsidRDefault="00D10D57" w:rsidP="00B567D0">
      <w:pPr>
        <w:pStyle w:val="Paragraphedeliste"/>
        <w:numPr>
          <w:ilvl w:val="0"/>
          <w:numId w:val="1"/>
        </w:numPr>
        <w:jc w:val="both"/>
      </w:pPr>
      <w:r>
        <w:t>L’administrateur RHI</w:t>
      </w:r>
    </w:p>
    <w:p w14:paraId="38108996" w14:textId="77777777" w:rsidR="00D10D57" w:rsidRDefault="00D10D57" w:rsidP="00B567D0">
      <w:pPr>
        <w:pStyle w:val="Paragraphedeliste"/>
        <w:numPr>
          <w:ilvl w:val="0"/>
          <w:numId w:val="1"/>
        </w:numPr>
        <w:jc w:val="both"/>
      </w:pPr>
      <w:r>
        <w:t>Le manager</w:t>
      </w:r>
    </w:p>
    <w:p w14:paraId="6D7B1475" w14:textId="77777777" w:rsidR="00D10D57" w:rsidRDefault="00D10D57" w:rsidP="00B567D0">
      <w:pPr>
        <w:pStyle w:val="Paragraphedeliste"/>
        <w:numPr>
          <w:ilvl w:val="0"/>
          <w:numId w:val="1"/>
        </w:numPr>
        <w:jc w:val="both"/>
      </w:pPr>
      <w:r>
        <w:t>L’administrateur IT</w:t>
      </w:r>
    </w:p>
    <w:p w14:paraId="25CCCBF5" w14:textId="77777777" w:rsidR="00D10D57" w:rsidRDefault="00D10D57" w:rsidP="00D10D57">
      <w:pPr>
        <w:ind w:firstLine="426"/>
        <w:jc w:val="both"/>
      </w:pPr>
      <w:r>
        <w:t>Parmi ces utilisateurs, il y a ceux qui n’ont accès qu’à des interfaces communes et d’autres qui ont des interfaces (et donc des menus) spécifiques à eux. Pour résumer, il existe quatre (4) types d’interfaces dont :</w:t>
      </w:r>
    </w:p>
    <w:p w14:paraId="3CB94ECB" w14:textId="77777777" w:rsidR="00D10D57" w:rsidRDefault="00D10D57" w:rsidP="00B567D0">
      <w:pPr>
        <w:pStyle w:val="Paragraphedeliste"/>
        <w:numPr>
          <w:ilvl w:val="0"/>
          <w:numId w:val="1"/>
        </w:numPr>
        <w:jc w:val="both"/>
      </w:pPr>
      <w:r>
        <w:t>L’interface commune</w:t>
      </w:r>
    </w:p>
    <w:p w14:paraId="2C10A4F4" w14:textId="77777777" w:rsidR="00D10D57" w:rsidRDefault="00D10D57" w:rsidP="00B567D0">
      <w:pPr>
        <w:pStyle w:val="Paragraphedeliste"/>
        <w:numPr>
          <w:ilvl w:val="0"/>
          <w:numId w:val="1"/>
        </w:numPr>
        <w:jc w:val="both"/>
      </w:pPr>
      <w:r>
        <w:t>L’interface administrateur RHI</w:t>
      </w:r>
    </w:p>
    <w:p w14:paraId="1594EB00" w14:textId="77777777" w:rsidR="00D10D57" w:rsidRDefault="00D10D57" w:rsidP="00B567D0">
      <w:pPr>
        <w:pStyle w:val="Paragraphedeliste"/>
        <w:numPr>
          <w:ilvl w:val="0"/>
          <w:numId w:val="1"/>
        </w:numPr>
        <w:jc w:val="both"/>
      </w:pPr>
      <w:r>
        <w:t xml:space="preserve">L’interface utilisateur manager </w:t>
      </w:r>
    </w:p>
    <w:p w14:paraId="0D0827FC" w14:textId="77777777" w:rsidR="00D10D57" w:rsidRDefault="00D10D57" w:rsidP="00B567D0">
      <w:pPr>
        <w:pStyle w:val="Paragraphedeliste"/>
        <w:numPr>
          <w:ilvl w:val="0"/>
          <w:numId w:val="1"/>
        </w:numPr>
        <w:jc w:val="both"/>
      </w:pPr>
      <w:r>
        <w:t>L’interface administrateur IT.</w:t>
      </w:r>
    </w:p>
    <w:p w14:paraId="0CF29EE1" w14:textId="77777777" w:rsidR="00D10D57" w:rsidRDefault="00D10D57" w:rsidP="00D10D57"/>
    <w:p w14:paraId="52C5D748" w14:textId="77777777" w:rsidR="00D10D57" w:rsidRDefault="00D10D57" w:rsidP="00B567D0">
      <w:pPr>
        <w:pStyle w:val="Titre2"/>
        <w:numPr>
          <w:ilvl w:val="0"/>
          <w:numId w:val="22"/>
        </w:numPr>
      </w:pPr>
      <w:bookmarkStart w:id="22" w:name="_Ref75207384"/>
      <w:bookmarkStart w:id="23" w:name="_Toc76128481"/>
      <w:r w:rsidRPr="00332EF7">
        <w:lastRenderedPageBreak/>
        <w:t>Interfaces</w:t>
      </w:r>
      <w:r>
        <w:t xml:space="preserve"> communes</w:t>
      </w:r>
      <w:bookmarkEnd w:id="22"/>
      <w:bookmarkEnd w:id="23"/>
    </w:p>
    <w:p w14:paraId="0AE0D22E" w14:textId="74CCD7B0" w:rsidR="00D10D57" w:rsidRDefault="00D10D57" w:rsidP="00D10D57">
      <w:pPr>
        <w:jc w:val="both"/>
      </w:pPr>
      <w:r>
        <w:tab/>
        <w:t>Ces interfaces englobent toutes les fonctionnalités standards et communes d</w:t>
      </w:r>
      <w:ins w:id="24" w:author="Tokimahery" w:date="2021-08-05T09:27:00Z">
        <w:r w:rsidR="00B567D0">
          <w:t>u</w:t>
        </w:r>
      </w:ins>
      <w:del w:id="25" w:author="Tokimahery" w:date="2021-08-05T09:27:00Z">
        <w:r w:rsidDel="00B567D0">
          <w:delText>e</w:delText>
        </w:r>
      </w:del>
      <w:r>
        <w:t xml:space="preserve"> trombinoscope. Aucune modification de données n’est faisable dans cette interface, tout y est en consultation uniquement. Ces interfaces sont :</w:t>
      </w:r>
    </w:p>
    <w:p w14:paraId="6DEBED33" w14:textId="77777777" w:rsidR="00D10D57" w:rsidRDefault="00D10D57" w:rsidP="00B567D0">
      <w:pPr>
        <w:pStyle w:val="Paragraphedeliste"/>
        <w:numPr>
          <w:ilvl w:val="0"/>
          <w:numId w:val="1"/>
        </w:numPr>
        <w:jc w:val="both"/>
      </w:pPr>
      <w:commentRangeStart w:id="26"/>
      <w:r>
        <w:t>La page d’authentification</w:t>
      </w:r>
    </w:p>
    <w:p w14:paraId="0EF7AA1A" w14:textId="77777777" w:rsidR="00D10D57" w:rsidRDefault="00D10D57" w:rsidP="00B567D0">
      <w:pPr>
        <w:pStyle w:val="Paragraphedeliste"/>
        <w:numPr>
          <w:ilvl w:val="0"/>
          <w:numId w:val="1"/>
        </w:numPr>
        <w:jc w:val="both"/>
      </w:pPr>
      <w:r>
        <w:t>La page d’exploration (en lecture seule</w:t>
      </w:r>
      <w:commentRangeEnd w:id="26"/>
      <w:r w:rsidR="00B567D0">
        <w:rPr>
          <w:rStyle w:val="Marquedecommentaire"/>
        </w:rPr>
        <w:commentReference w:id="26"/>
      </w:r>
      <w:r>
        <w:t>)</w:t>
      </w:r>
    </w:p>
    <w:p w14:paraId="4E456290" w14:textId="77777777" w:rsidR="00D10D57" w:rsidRDefault="00D10D57" w:rsidP="00D10D57">
      <w:pPr>
        <w:jc w:val="both"/>
      </w:pPr>
      <w:r>
        <w:tab/>
        <w:t>Ces interfaces sont accessibles à tous types d’utilisateurs : utilisateurs simples, administrateurs RHI, managers, administrateurs IT.</w:t>
      </w:r>
    </w:p>
    <w:p w14:paraId="56E31437" w14:textId="77777777" w:rsidR="00D10D57" w:rsidRDefault="00D10D57" w:rsidP="00D10D57">
      <w:pPr>
        <w:pStyle w:val="Titre3"/>
      </w:pPr>
      <w:bookmarkStart w:id="27" w:name="_Toc76128482"/>
      <w:r>
        <w:t>La page d’authentification</w:t>
      </w:r>
      <w:bookmarkEnd w:id="27"/>
    </w:p>
    <w:p w14:paraId="608B5D04" w14:textId="77777777" w:rsidR="00D10D57" w:rsidRDefault="00D10D57" w:rsidP="00D10D57">
      <w:pPr>
        <w:ind w:firstLine="708"/>
      </w:pPr>
      <w:r>
        <w:t>Pour accéder à Trombinoscope, tous les utilisateurs doivent d’abord s’authentifier.</w:t>
      </w:r>
    </w:p>
    <w:p w14:paraId="5D7C56E4" w14:textId="77777777" w:rsidR="00D10D57" w:rsidRDefault="00D10D57" w:rsidP="00D10D57">
      <w:r>
        <w:t>La présentation de l’écran d’authentification est suggérée comme suit :</w:t>
      </w:r>
    </w:p>
    <w:p w14:paraId="061E4D03" w14:textId="77777777" w:rsidR="00D10D57" w:rsidRDefault="00D10D57" w:rsidP="00D10D57">
      <w:pPr>
        <w:ind w:firstLine="708"/>
      </w:pPr>
    </w:p>
    <w:p w14:paraId="537D19F2" w14:textId="77777777" w:rsidR="00D10D57" w:rsidRDefault="00D10D57" w:rsidP="00D10D57">
      <w:r>
        <w:rPr>
          <w:noProof/>
          <w:lang w:val="en-US"/>
        </w:rPr>
        <w:drawing>
          <wp:inline distT="0" distB="0" distL="0" distR="0" wp14:anchorId="30E8041B" wp14:editId="4FF23C46">
            <wp:extent cx="5760720" cy="32397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positive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14:paraId="0159390D" w14:textId="77777777" w:rsidR="00D10D57" w:rsidRDefault="00D10D57" w:rsidP="00D10D57">
      <w:pPr>
        <w:pStyle w:val="Lgende"/>
      </w:pPr>
      <w:bookmarkStart w:id="28" w:name="_Toc76128517"/>
      <w:r>
        <w:t xml:space="preserve">Figure </w:t>
      </w:r>
      <w:fldSimple w:instr=" SEQ Figure \* ARABIC ">
        <w:r w:rsidR="001C3B3A">
          <w:rPr>
            <w:noProof/>
          </w:rPr>
          <w:t>1</w:t>
        </w:r>
      </w:fldSimple>
      <w:r>
        <w:t xml:space="preserve">: </w:t>
      </w:r>
      <w:r w:rsidRPr="00423945">
        <w:t>Ecran d'authentification</w:t>
      </w:r>
      <w:bookmarkEnd w:id="28"/>
    </w:p>
    <w:p w14:paraId="56EE5CEC" w14:textId="77777777" w:rsidR="00D10D57" w:rsidRDefault="00D10D57" w:rsidP="00D10D57"/>
    <w:tbl>
      <w:tblPr>
        <w:tblStyle w:val="Grilledutableau"/>
        <w:tblW w:w="0" w:type="auto"/>
        <w:tblLook w:val="04A0" w:firstRow="1" w:lastRow="0" w:firstColumn="1" w:lastColumn="0" w:noHBand="0" w:noVBand="1"/>
      </w:tblPr>
      <w:tblGrid>
        <w:gridCol w:w="2689"/>
        <w:gridCol w:w="6373"/>
      </w:tblGrid>
      <w:tr w:rsidR="00D10D57" w14:paraId="02AF5DDF" w14:textId="77777777" w:rsidTr="00FE542D">
        <w:trPr>
          <w:trHeight w:val="427"/>
        </w:trPr>
        <w:tc>
          <w:tcPr>
            <w:tcW w:w="9062" w:type="dxa"/>
            <w:gridSpan w:val="2"/>
          </w:tcPr>
          <w:p w14:paraId="116FA23B" w14:textId="77777777" w:rsidR="00D10D57" w:rsidRPr="00BE0BD5" w:rsidRDefault="00D10D57" w:rsidP="00D10D57">
            <w:pPr>
              <w:jc w:val="center"/>
              <w:rPr>
                <w:b/>
              </w:rPr>
            </w:pPr>
            <w:r w:rsidRPr="00BE0BD5">
              <w:rPr>
                <w:b/>
              </w:rPr>
              <w:t>Fiche de description de fonctionnalité</w:t>
            </w:r>
          </w:p>
        </w:tc>
      </w:tr>
      <w:tr w:rsidR="00D10D57" w14:paraId="4C75E018" w14:textId="77777777" w:rsidTr="00FE542D">
        <w:tc>
          <w:tcPr>
            <w:tcW w:w="2689" w:type="dxa"/>
          </w:tcPr>
          <w:p w14:paraId="1CB0DC7A" w14:textId="77777777" w:rsidR="00D10D57" w:rsidRPr="00BE0BD5" w:rsidRDefault="00D10D57" w:rsidP="00D10D57">
            <w:pPr>
              <w:rPr>
                <w:b/>
              </w:rPr>
            </w:pPr>
            <w:r w:rsidRPr="00BE0BD5">
              <w:rPr>
                <w:b/>
              </w:rPr>
              <w:t>Nom de la fonctionnalité</w:t>
            </w:r>
          </w:p>
        </w:tc>
        <w:tc>
          <w:tcPr>
            <w:tcW w:w="6373" w:type="dxa"/>
          </w:tcPr>
          <w:p w14:paraId="4806EB18" w14:textId="77777777" w:rsidR="00D10D57" w:rsidRDefault="00D10D57" w:rsidP="00D10D57">
            <w:r>
              <w:t>Authentification</w:t>
            </w:r>
          </w:p>
        </w:tc>
      </w:tr>
      <w:tr w:rsidR="00D10D57" w14:paraId="4CE3D2BB" w14:textId="77777777" w:rsidTr="00FE542D">
        <w:tc>
          <w:tcPr>
            <w:tcW w:w="2689" w:type="dxa"/>
          </w:tcPr>
          <w:p w14:paraId="6122D388" w14:textId="77777777" w:rsidR="00D10D57" w:rsidRPr="00BE0BD5" w:rsidRDefault="00D10D57" w:rsidP="00D10D57">
            <w:pPr>
              <w:rPr>
                <w:b/>
              </w:rPr>
            </w:pPr>
            <w:r w:rsidRPr="00BE0BD5">
              <w:rPr>
                <w:b/>
              </w:rPr>
              <w:t>Description sommaire</w:t>
            </w:r>
          </w:p>
        </w:tc>
        <w:tc>
          <w:tcPr>
            <w:tcW w:w="6373" w:type="dxa"/>
          </w:tcPr>
          <w:p w14:paraId="1019E7F1" w14:textId="77777777" w:rsidR="00D10D57" w:rsidRDefault="00D10D57" w:rsidP="00D10D57">
            <w:r>
              <w:t>A l’habilitation, une information d’authentification est donnée au consultant pour pouvoir accéder à Trombinoscope. Il se sert de ces informations pour s’authentifier.</w:t>
            </w:r>
          </w:p>
        </w:tc>
      </w:tr>
      <w:tr w:rsidR="00D10D57" w14:paraId="769D4D2C" w14:textId="77777777" w:rsidTr="00FE542D">
        <w:tc>
          <w:tcPr>
            <w:tcW w:w="2689" w:type="dxa"/>
          </w:tcPr>
          <w:p w14:paraId="5B182307" w14:textId="77777777" w:rsidR="00D10D57" w:rsidRPr="001B2B57" w:rsidRDefault="00D10D57" w:rsidP="00D10D57">
            <w:pPr>
              <w:rPr>
                <w:b/>
              </w:rPr>
            </w:pPr>
            <w:r w:rsidRPr="001B2B57">
              <w:rPr>
                <w:b/>
              </w:rPr>
              <w:t>Fonctionnalités attendues</w:t>
            </w:r>
          </w:p>
        </w:tc>
        <w:tc>
          <w:tcPr>
            <w:tcW w:w="6373" w:type="dxa"/>
          </w:tcPr>
          <w:p w14:paraId="4804AE3E" w14:textId="77777777" w:rsidR="00D10D57" w:rsidRDefault="00D10D57" w:rsidP="00D10D57">
            <w:r>
              <w:t>Le système doit pouvoir rediriger le consultant vers la page d’accueil de Trombinoscope après authentification.</w:t>
            </w:r>
          </w:p>
        </w:tc>
      </w:tr>
      <w:tr w:rsidR="00D10D57" w14:paraId="03E589FA" w14:textId="77777777" w:rsidTr="00FE542D">
        <w:tc>
          <w:tcPr>
            <w:tcW w:w="2689" w:type="dxa"/>
          </w:tcPr>
          <w:p w14:paraId="0BA68A39" w14:textId="77777777" w:rsidR="00D10D57" w:rsidRPr="001B2B57" w:rsidRDefault="00D10D57" w:rsidP="00D10D57">
            <w:pPr>
              <w:rPr>
                <w:b/>
              </w:rPr>
            </w:pPr>
            <w:r>
              <w:rPr>
                <w:b/>
              </w:rPr>
              <w:t>Composants</w:t>
            </w:r>
          </w:p>
        </w:tc>
        <w:tc>
          <w:tcPr>
            <w:tcW w:w="6373" w:type="dxa"/>
          </w:tcPr>
          <w:p w14:paraId="0F115C4A" w14:textId="77777777" w:rsidR="00D10D57" w:rsidRDefault="00D10D57" w:rsidP="00B567D0">
            <w:pPr>
              <w:pStyle w:val="Paragraphedeliste"/>
              <w:numPr>
                <w:ilvl w:val="0"/>
                <w:numId w:val="1"/>
              </w:numPr>
            </w:pPr>
            <w:r>
              <w:t>Champ de saisie du nom d’utilisateur</w:t>
            </w:r>
          </w:p>
          <w:p w14:paraId="280E4379" w14:textId="77777777" w:rsidR="00D10D57" w:rsidRDefault="00D10D57" w:rsidP="00B567D0">
            <w:pPr>
              <w:pStyle w:val="Paragraphedeliste"/>
              <w:numPr>
                <w:ilvl w:val="0"/>
                <w:numId w:val="1"/>
              </w:numPr>
            </w:pPr>
            <w:r>
              <w:t>Champ de saisie du mot de passe</w:t>
            </w:r>
          </w:p>
          <w:p w14:paraId="463F4276" w14:textId="77777777" w:rsidR="00D10D57" w:rsidRDefault="00D10D57" w:rsidP="00B567D0">
            <w:pPr>
              <w:pStyle w:val="Paragraphedeliste"/>
              <w:numPr>
                <w:ilvl w:val="0"/>
                <w:numId w:val="1"/>
              </w:numPr>
            </w:pPr>
            <w:r>
              <w:t>Bouton connexion</w:t>
            </w:r>
          </w:p>
        </w:tc>
      </w:tr>
      <w:tr w:rsidR="00D10D57" w14:paraId="525C7242" w14:textId="77777777" w:rsidTr="00FE542D">
        <w:tc>
          <w:tcPr>
            <w:tcW w:w="2689" w:type="dxa"/>
          </w:tcPr>
          <w:p w14:paraId="17EAFEE2" w14:textId="77777777" w:rsidR="00D10D57" w:rsidRPr="0038344E" w:rsidRDefault="00D10D57" w:rsidP="00D10D57">
            <w:pPr>
              <w:rPr>
                <w:b/>
              </w:rPr>
            </w:pPr>
            <w:r w:rsidRPr="0038344E">
              <w:rPr>
                <w:b/>
              </w:rPr>
              <w:lastRenderedPageBreak/>
              <w:t>Règles de gestion</w:t>
            </w:r>
          </w:p>
        </w:tc>
        <w:tc>
          <w:tcPr>
            <w:tcW w:w="6373" w:type="dxa"/>
          </w:tcPr>
          <w:p w14:paraId="2D40ED62" w14:textId="77777777" w:rsidR="00D10D57" w:rsidRDefault="00D10D57" w:rsidP="00B567D0">
            <w:pPr>
              <w:pStyle w:val="Paragraphedeliste"/>
              <w:numPr>
                <w:ilvl w:val="0"/>
                <w:numId w:val="24"/>
              </w:numPr>
            </w:pPr>
            <w:r>
              <w:t>Tous les champs doivent être obligatoirement remplis par l’utilisateur pour réussir à s’authentifier.</w:t>
            </w:r>
          </w:p>
          <w:p w14:paraId="2EDF94CE" w14:textId="77777777" w:rsidR="00D10D57" w:rsidRDefault="00D10D57" w:rsidP="00B567D0">
            <w:pPr>
              <w:pStyle w:val="Paragraphedeliste"/>
              <w:numPr>
                <w:ilvl w:val="0"/>
                <w:numId w:val="24"/>
              </w:numPr>
            </w:pPr>
            <w:r>
              <w:t>Une notification doit apparaître en dessous du bouton « Se connecter » en cas d’utilisation d’information d’authentification incorrect.</w:t>
            </w:r>
          </w:p>
        </w:tc>
      </w:tr>
    </w:tbl>
    <w:p w14:paraId="3F983C7F" w14:textId="77777777" w:rsidR="00D10D57" w:rsidRDefault="00D10D57" w:rsidP="00D10D57"/>
    <w:p w14:paraId="4E55AAE7" w14:textId="77777777" w:rsidR="00D10D57" w:rsidRDefault="00D10D57" w:rsidP="00D10D57">
      <w:pPr>
        <w:pStyle w:val="Titre3"/>
      </w:pPr>
      <w:bookmarkStart w:id="29" w:name="_Toc76128483"/>
      <w:r>
        <w:t>La page d’exploration</w:t>
      </w:r>
      <w:bookmarkEnd w:id="29"/>
    </w:p>
    <w:p w14:paraId="478A46CB" w14:textId="77777777" w:rsidR="00D10D57" w:rsidRDefault="00D10D57" w:rsidP="00D10D57">
      <w:pPr>
        <w:ind w:firstLine="708"/>
        <w:jc w:val="both"/>
      </w:pPr>
      <w:r>
        <w:t>Après authentification, tous les utilisateurs doivent être redirigés vers la page d’exploration. La première page de cette partie compose la page d’accueil de Trombinoscope. La page d’exploration permet :</w:t>
      </w:r>
    </w:p>
    <w:p w14:paraId="1ECAC2A6" w14:textId="31514892" w:rsidR="00D10D57" w:rsidRDefault="00D10D57" w:rsidP="00B567D0">
      <w:pPr>
        <w:pStyle w:val="Paragraphedeliste"/>
        <w:numPr>
          <w:ilvl w:val="0"/>
          <w:numId w:val="1"/>
        </w:numPr>
        <w:jc w:val="both"/>
      </w:pPr>
      <w:r>
        <w:t xml:space="preserve">L’affichage </w:t>
      </w:r>
      <w:del w:id="30" w:author="Tokimahery" w:date="2021-08-05T09:29:00Z">
        <w:r w:rsidDel="00B567D0">
          <w:delText xml:space="preserve">des </w:delText>
        </w:r>
      </w:del>
      <w:ins w:id="31" w:author="Tokimahery" w:date="2021-08-05T09:29:00Z">
        <w:r w:rsidR="00B567D0">
          <w:t xml:space="preserve">du </w:t>
        </w:r>
      </w:ins>
      <w:r>
        <w:t>personnel</w:t>
      </w:r>
      <w:del w:id="32" w:author="Tokimahery" w:date="2021-08-05T09:29:00Z">
        <w:r w:rsidDel="00B567D0">
          <w:delText>s</w:delText>
        </w:r>
      </w:del>
      <w:r>
        <w:t xml:space="preserve"> d’un département</w:t>
      </w:r>
    </w:p>
    <w:p w14:paraId="639A192B" w14:textId="77777777" w:rsidR="00D10D57" w:rsidRDefault="00D10D57" w:rsidP="00B567D0">
      <w:pPr>
        <w:pStyle w:val="Paragraphedeliste"/>
        <w:numPr>
          <w:ilvl w:val="0"/>
          <w:numId w:val="1"/>
        </w:numPr>
        <w:jc w:val="both"/>
      </w:pPr>
      <w:r>
        <w:t>L’affichage du profil d’un consultant/collaborateur</w:t>
      </w:r>
    </w:p>
    <w:p w14:paraId="29C46FAC" w14:textId="77777777" w:rsidR="00D10D57" w:rsidRDefault="00D10D57" w:rsidP="00B567D0">
      <w:pPr>
        <w:pStyle w:val="Paragraphedeliste"/>
        <w:numPr>
          <w:ilvl w:val="0"/>
          <w:numId w:val="1"/>
        </w:numPr>
        <w:jc w:val="both"/>
      </w:pPr>
      <w:r>
        <w:t>La recherche d’un personnel</w:t>
      </w:r>
    </w:p>
    <w:p w14:paraId="6FFCE649" w14:textId="77777777" w:rsidR="00D10D57" w:rsidRDefault="00D10D57" w:rsidP="00D10D57">
      <w:pPr>
        <w:ind w:left="360"/>
        <w:jc w:val="both"/>
      </w:pPr>
      <w:r>
        <w:t>La présentation de la page d’exploration est suggérée comme suit :</w:t>
      </w:r>
    </w:p>
    <w:p w14:paraId="541B5F53" w14:textId="77777777" w:rsidR="00D10D57" w:rsidRDefault="00D10D57" w:rsidP="00D10D57">
      <w:pPr>
        <w:jc w:val="both"/>
      </w:pPr>
      <w:r>
        <w:rPr>
          <w:noProof/>
          <w:lang w:val="en-US"/>
        </w:rPr>
        <w:drawing>
          <wp:inline distT="0" distB="0" distL="0" distR="0" wp14:anchorId="1AFF39AD" wp14:editId="4C545912">
            <wp:extent cx="5760720" cy="32397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ueil.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14:paraId="3924E711" w14:textId="77777777" w:rsidR="00D10D57" w:rsidRDefault="00D10D57" w:rsidP="00D10D57">
      <w:pPr>
        <w:pStyle w:val="Lgende"/>
      </w:pPr>
      <w:bookmarkStart w:id="33" w:name="_Toc76128518"/>
      <w:r>
        <w:t xml:space="preserve">Figure </w:t>
      </w:r>
      <w:fldSimple w:instr=" SEQ Figure \* ARABIC ">
        <w:r w:rsidR="001C3B3A">
          <w:rPr>
            <w:noProof/>
          </w:rPr>
          <w:t>2</w:t>
        </w:r>
      </w:fldSimple>
      <w:r>
        <w:t xml:space="preserve">: </w:t>
      </w:r>
      <w:r w:rsidRPr="00A82DD0">
        <w:t>Page d'accueil (première page de la page d’exploration de Trombinoscope)</w:t>
      </w:r>
      <w:bookmarkEnd w:id="33"/>
    </w:p>
    <w:p w14:paraId="57C150F0" w14:textId="77777777" w:rsidR="00D10D57" w:rsidRDefault="00D10D57" w:rsidP="00D10D57">
      <w:pPr>
        <w:pStyle w:val="Lgende"/>
      </w:pPr>
    </w:p>
    <w:tbl>
      <w:tblPr>
        <w:tblStyle w:val="Grilledutableau"/>
        <w:tblW w:w="0" w:type="auto"/>
        <w:tblLook w:val="04A0" w:firstRow="1" w:lastRow="0" w:firstColumn="1" w:lastColumn="0" w:noHBand="0" w:noVBand="1"/>
      </w:tblPr>
      <w:tblGrid>
        <w:gridCol w:w="2791"/>
        <w:gridCol w:w="6271"/>
      </w:tblGrid>
      <w:tr w:rsidR="00D10D57" w14:paraId="0D22B321" w14:textId="77777777" w:rsidTr="00FE542D">
        <w:tc>
          <w:tcPr>
            <w:tcW w:w="9209" w:type="dxa"/>
            <w:gridSpan w:val="2"/>
          </w:tcPr>
          <w:p w14:paraId="2E4AF841" w14:textId="77777777" w:rsidR="00D10D57" w:rsidRDefault="00D10D57" w:rsidP="00D10D57">
            <w:pPr>
              <w:jc w:val="center"/>
            </w:pPr>
            <w:r w:rsidRPr="00BE0BD5">
              <w:rPr>
                <w:b/>
              </w:rPr>
              <w:t>Fiche de description de fonctionnalité</w:t>
            </w:r>
          </w:p>
        </w:tc>
      </w:tr>
      <w:tr w:rsidR="00D10D57" w14:paraId="5F24A2CD" w14:textId="77777777" w:rsidTr="00FE542D">
        <w:tc>
          <w:tcPr>
            <w:tcW w:w="2836" w:type="dxa"/>
          </w:tcPr>
          <w:p w14:paraId="073EA07B" w14:textId="77777777" w:rsidR="00D10D57" w:rsidRDefault="00D10D57" w:rsidP="00D10D57">
            <w:pPr>
              <w:jc w:val="both"/>
            </w:pPr>
            <w:r w:rsidRPr="00BE0BD5">
              <w:rPr>
                <w:b/>
              </w:rPr>
              <w:t>Nom de la fonctionnalité</w:t>
            </w:r>
          </w:p>
        </w:tc>
        <w:tc>
          <w:tcPr>
            <w:tcW w:w="6373" w:type="dxa"/>
          </w:tcPr>
          <w:p w14:paraId="089F3799" w14:textId="77777777" w:rsidR="00D10D57" w:rsidRDefault="00D10D57" w:rsidP="00D10D57">
            <w:pPr>
              <w:jc w:val="both"/>
            </w:pPr>
            <w:r>
              <w:t>Affichage de la page d’exploration</w:t>
            </w:r>
          </w:p>
        </w:tc>
      </w:tr>
      <w:tr w:rsidR="00D10D57" w14:paraId="49013224" w14:textId="77777777" w:rsidTr="00FE542D">
        <w:tc>
          <w:tcPr>
            <w:tcW w:w="2836" w:type="dxa"/>
          </w:tcPr>
          <w:p w14:paraId="1B86717C" w14:textId="77777777" w:rsidR="00D10D57" w:rsidRDefault="00D10D57" w:rsidP="00D10D57">
            <w:pPr>
              <w:jc w:val="both"/>
            </w:pPr>
            <w:r w:rsidRPr="00BE0BD5">
              <w:rPr>
                <w:b/>
              </w:rPr>
              <w:t>Description sommaire</w:t>
            </w:r>
          </w:p>
        </w:tc>
        <w:tc>
          <w:tcPr>
            <w:tcW w:w="6373" w:type="dxa"/>
          </w:tcPr>
          <w:p w14:paraId="0FBC61D0" w14:textId="77777777" w:rsidR="00D10D57" w:rsidRDefault="00D10D57" w:rsidP="00D10D57">
            <w:pPr>
              <w:jc w:val="both"/>
            </w:pPr>
            <w:r>
              <w:t xml:space="preserve">Il s’agit de la page qui permet d’explorer Trombinoscope. Cela en mode de lecture uniquement. </w:t>
            </w:r>
          </w:p>
        </w:tc>
      </w:tr>
      <w:tr w:rsidR="00D10D57" w14:paraId="2A00F879" w14:textId="77777777" w:rsidTr="00FE542D">
        <w:tc>
          <w:tcPr>
            <w:tcW w:w="9209" w:type="dxa"/>
            <w:gridSpan w:val="2"/>
          </w:tcPr>
          <w:p w14:paraId="4DED7727" w14:textId="77777777" w:rsidR="00D10D57" w:rsidRDefault="00D10D57" w:rsidP="00D10D57">
            <w:pPr>
              <w:jc w:val="both"/>
            </w:pPr>
            <w:r w:rsidRPr="001B2B57">
              <w:rPr>
                <w:b/>
              </w:rPr>
              <w:t>Fonctionnalités attendues</w:t>
            </w:r>
            <w:r>
              <w:rPr>
                <w:b/>
              </w:rPr>
              <w:t xml:space="preserve"> par composants</w:t>
            </w:r>
          </w:p>
        </w:tc>
      </w:tr>
      <w:tr w:rsidR="00D10D57" w14:paraId="79EB28FC" w14:textId="77777777" w:rsidTr="00FE542D">
        <w:tc>
          <w:tcPr>
            <w:tcW w:w="2836" w:type="dxa"/>
          </w:tcPr>
          <w:p w14:paraId="0249039E" w14:textId="77777777" w:rsidR="00D10D57" w:rsidRPr="00034658" w:rsidRDefault="00D10D57" w:rsidP="00D10D57">
            <w:pPr>
              <w:jc w:val="both"/>
              <w:rPr>
                <w:b/>
              </w:rPr>
            </w:pPr>
            <w:r w:rsidRPr="00034658">
              <w:rPr>
                <w:b/>
              </w:rPr>
              <w:t>Barre de navigation</w:t>
            </w:r>
          </w:p>
        </w:tc>
        <w:tc>
          <w:tcPr>
            <w:tcW w:w="6373" w:type="dxa"/>
          </w:tcPr>
          <w:p w14:paraId="461C66B7" w14:textId="77777777" w:rsidR="00D10D57" w:rsidRDefault="00D10D57" w:rsidP="00D10D57">
            <w:pPr>
              <w:jc w:val="both"/>
            </w:pPr>
            <w:r>
              <w:t>Elle est composée :</w:t>
            </w:r>
          </w:p>
          <w:p w14:paraId="4A9D5BAA" w14:textId="77777777" w:rsidR="00D10D57" w:rsidRDefault="00D10D57" w:rsidP="00B567D0">
            <w:pPr>
              <w:pStyle w:val="Paragraphedeliste"/>
              <w:numPr>
                <w:ilvl w:val="0"/>
                <w:numId w:val="1"/>
              </w:numPr>
              <w:jc w:val="both"/>
            </w:pPr>
            <w:r>
              <w:t>Du menu département : affiche les départements existants chez FTHM.</w:t>
            </w:r>
          </w:p>
          <w:p w14:paraId="11D269CB" w14:textId="77777777" w:rsidR="00D10D57" w:rsidRDefault="00D10D57" w:rsidP="00B567D0">
            <w:pPr>
              <w:pStyle w:val="Paragraphedeliste"/>
              <w:numPr>
                <w:ilvl w:val="0"/>
                <w:numId w:val="2"/>
              </w:numPr>
              <w:jc w:val="both"/>
            </w:pPr>
            <w:r>
              <w:t>ADMINISTRATION </w:t>
            </w:r>
          </w:p>
          <w:p w14:paraId="50314CD7" w14:textId="77777777" w:rsidR="00D10D57" w:rsidRDefault="00D10D57" w:rsidP="00B567D0">
            <w:pPr>
              <w:pStyle w:val="Paragraphedeliste"/>
              <w:numPr>
                <w:ilvl w:val="0"/>
                <w:numId w:val="2"/>
              </w:numPr>
              <w:jc w:val="both"/>
            </w:pPr>
            <w:r>
              <w:t>AMOA</w:t>
            </w:r>
          </w:p>
          <w:p w14:paraId="0E5DA182" w14:textId="77777777" w:rsidR="00D10D57" w:rsidRDefault="00D10D57" w:rsidP="00B567D0">
            <w:pPr>
              <w:pStyle w:val="Paragraphedeliste"/>
              <w:numPr>
                <w:ilvl w:val="0"/>
                <w:numId w:val="2"/>
              </w:numPr>
              <w:jc w:val="both"/>
            </w:pPr>
            <w:r>
              <w:t>AUDIT</w:t>
            </w:r>
          </w:p>
          <w:p w14:paraId="3909C40E" w14:textId="77777777" w:rsidR="00D10D57" w:rsidRDefault="00D10D57" w:rsidP="00B567D0">
            <w:pPr>
              <w:pStyle w:val="Paragraphedeliste"/>
              <w:numPr>
                <w:ilvl w:val="0"/>
                <w:numId w:val="2"/>
              </w:numPr>
              <w:jc w:val="both"/>
            </w:pPr>
            <w:r>
              <w:lastRenderedPageBreak/>
              <w:t>BPO COMPTA</w:t>
            </w:r>
          </w:p>
          <w:p w14:paraId="46B32008" w14:textId="77777777" w:rsidR="00D10D57" w:rsidRDefault="00D10D57" w:rsidP="00B567D0">
            <w:pPr>
              <w:pStyle w:val="Paragraphedeliste"/>
              <w:numPr>
                <w:ilvl w:val="0"/>
                <w:numId w:val="2"/>
              </w:numPr>
              <w:jc w:val="both"/>
            </w:pPr>
            <w:r>
              <w:t>BPO RH</w:t>
            </w:r>
          </w:p>
          <w:p w14:paraId="60E0AFAA" w14:textId="77777777" w:rsidR="00D10D57" w:rsidRDefault="00D10D57" w:rsidP="00B567D0">
            <w:pPr>
              <w:pStyle w:val="Paragraphedeliste"/>
              <w:numPr>
                <w:ilvl w:val="0"/>
                <w:numId w:val="2"/>
              </w:numPr>
              <w:jc w:val="both"/>
            </w:pPr>
            <w:r>
              <w:t>COMMERCIAL</w:t>
            </w:r>
          </w:p>
          <w:p w14:paraId="26C00804" w14:textId="77777777" w:rsidR="00D10D57" w:rsidRDefault="00D10D57" w:rsidP="00B567D0">
            <w:pPr>
              <w:pStyle w:val="Paragraphedeliste"/>
              <w:numPr>
                <w:ilvl w:val="0"/>
                <w:numId w:val="2"/>
              </w:numPr>
              <w:jc w:val="both"/>
            </w:pPr>
            <w:r>
              <w:t>COMMUNICATION</w:t>
            </w:r>
          </w:p>
          <w:p w14:paraId="30005393" w14:textId="77777777" w:rsidR="00D10D57" w:rsidRDefault="00D10D57" w:rsidP="00B567D0">
            <w:pPr>
              <w:pStyle w:val="Paragraphedeliste"/>
              <w:numPr>
                <w:ilvl w:val="0"/>
                <w:numId w:val="2"/>
              </w:numPr>
              <w:jc w:val="both"/>
            </w:pPr>
            <w:r>
              <w:t>DAF</w:t>
            </w:r>
          </w:p>
          <w:p w14:paraId="17930B3E" w14:textId="77777777" w:rsidR="00D10D57" w:rsidRDefault="00D10D57" w:rsidP="00B567D0">
            <w:pPr>
              <w:pStyle w:val="Paragraphedeliste"/>
              <w:numPr>
                <w:ilvl w:val="0"/>
                <w:numId w:val="2"/>
              </w:numPr>
              <w:jc w:val="both"/>
            </w:pPr>
            <w:r>
              <w:t>DIRECTION</w:t>
            </w:r>
          </w:p>
          <w:p w14:paraId="7F22FF05" w14:textId="77777777" w:rsidR="00D10D57" w:rsidRDefault="00D10D57" w:rsidP="00B567D0">
            <w:pPr>
              <w:pStyle w:val="Paragraphedeliste"/>
              <w:numPr>
                <w:ilvl w:val="0"/>
                <w:numId w:val="2"/>
              </w:numPr>
              <w:jc w:val="both"/>
            </w:pPr>
            <w:r>
              <w:t>FINANCE</w:t>
            </w:r>
          </w:p>
          <w:p w14:paraId="7C9E572D" w14:textId="77777777" w:rsidR="00D10D57" w:rsidRDefault="00D10D57" w:rsidP="00B567D0">
            <w:pPr>
              <w:pStyle w:val="Paragraphedeliste"/>
              <w:numPr>
                <w:ilvl w:val="0"/>
                <w:numId w:val="2"/>
              </w:numPr>
              <w:jc w:val="both"/>
            </w:pPr>
            <w:r>
              <w:t>INFO</w:t>
            </w:r>
          </w:p>
          <w:p w14:paraId="61835CFF" w14:textId="77777777" w:rsidR="00D10D57" w:rsidRDefault="00D10D57" w:rsidP="00B567D0">
            <w:pPr>
              <w:pStyle w:val="Paragraphedeliste"/>
              <w:numPr>
                <w:ilvl w:val="0"/>
                <w:numId w:val="2"/>
              </w:numPr>
              <w:jc w:val="both"/>
            </w:pPr>
            <w:r>
              <w:t>ORGA</w:t>
            </w:r>
          </w:p>
          <w:p w14:paraId="07938206" w14:textId="77777777" w:rsidR="00D10D57" w:rsidRDefault="00D10D57" w:rsidP="00B567D0">
            <w:pPr>
              <w:pStyle w:val="Paragraphedeliste"/>
              <w:numPr>
                <w:ilvl w:val="0"/>
                <w:numId w:val="2"/>
              </w:numPr>
              <w:jc w:val="both"/>
            </w:pPr>
            <w:r>
              <w:t>QUALITE</w:t>
            </w:r>
          </w:p>
          <w:p w14:paraId="40EFDC6C" w14:textId="77777777" w:rsidR="00D10D57" w:rsidRDefault="00D10D57" w:rsidP="00B567D0">
            <w:pPr>
              <w:pStyle w:val="Paragraphedeliste"/>
              <w:numPr>
                <w:ilvl w:val="0"/>
                <w:numId w:val="2"/>
              </w:numPr>
              <w:jc w:val="both"/>
            </w:pPr>
            <w:r>
              <w:t>RHC</w:t>
            </w:r>
          </w:p>
          <w:p w14:paraId="4CE7F692" w14:textId="77777777" w:rsidR="00D10D57" w:rsidRDefault="00D10D57" w:rsidP="00B567D0">
            <w:pPr>
              <w:pStyle w:val="Paragraphedeliste"/>
              <w:numPr>
                <w:ilvl w:val="0"/>
                <w:numId w:val="2"/>
              </w:numPr>
              <w:jc w:val="both"/>
            </w:pPr>
            <w:r>
              <w:t>RHI</w:t>
            </w:r>
          </w:p>
        </w:tc>
      </w:tr>
      <w:tr w:rsidR="00D10D57" w14:paraId="64416F9D" w14:textId="77777777" w:rsidTr="00FE542D">
        <w:tc>
          <w:tcPr>
            <w:tcW w:w="2836" w:type="dxa"/>
          </w:tcPr>
          <w:p w14:paraId="4D90459B" w14:textId="77777777" w:rsidR="00D10D57" w:rsidRPr="00034658" w:rsidRDefault="00D10D57" w:rsidP="00D10D57">
            <w:pPr>
              <w:jc w:val="both"/>
              <w:rPr>
                <w:b/>
              </w:rPr>
            </w:pPr>
            <w:r w:rsidRPr="00034658">
              <w:rPr>
                <w:b/>
              </w:rPr>
              <w:lastRenderedPageBreak/>
              <w:t>Logo</w:t>
            </w:r>
          </w:p>
        </w:tc>
        <w:tc>
          <w:tcPr>
            <w:tcW w:w="6373" w:type="dxa"/>
          </w:tcPr>
          <w:p w14:paraId="32CB211A" w14:textId="77777777" w:rsidR="00D10D57" w:rsidRDefault="00D10D57" w:rsidP="00B567D0">
            <w:pPr>
              <w:pStyle w:val="Paragraphedeliste"/>
              <w:numPr>
                <w:ilvl w:val="0"/>
                <w:numId w:val="1"/>
              </w:numPr>
              <w:jc w:val="both"/>
            </w:pPr>
            <w:r>
              <w:t>Bouton cliquable</w:t>
            </w:r>
          </w:p>
          <w:p w14:paraId="35C1BB76" w14:textId="77777777" w:rsidR="00D10D57" w:rsidRDefault="00D10D57" w:rsidP="00B567D0">
            <w:pPr>
              <w:pStyle w:val="Paragraphedeliste"/>
              <w:numPr>
                <w:ilvl w:val="0"/>
                <w:numId w:val="1"/>
              </w:numPr>
              <w:jc w:val="both"/>
            </w:pPr>
            <w:r>
              <w:t>Renvoie à la première page de l’interface d’exploration de Trombinoscope au clic</w:t>
            </w:r>
          </w:p>
        </w:tc>
      </w:tr>
      <w:tr w:rsidR="00D10D57" w14:paraId="4E36009E" w14:textId="77777777" w:rsidTr="00FE542D">
        <w:tc>
          <w:tcPr>
            <w:tcW w:w="2836" w:type="dxa"/>
          </w:tcPr>
          <w:p w14:paraId="3D63BA65" w14:textId="77777777" w:rsidR="00D10D57" w:rsidRPr="00034658" w:rsidRDefault="00D10D57" w:rsidP="00D10D57">
            <w:pPr>
              <w:jc w:val="both"/>
              <w:rPr>
                <w:b/>
              </w:rPr>
            </w:pPr>
            <w:r w:rsidRPr="00034658">
              <w:rPr>
                <w:b/>
              </w:rPr>
              <w:t>Barre de recherche</w:t>
            </w:r>
          </w:p>
        </w:tc>
        <w:tc>
          <w:tcPr>
            <w:tcW w:w="6373" w:type="dxa"/>
          </w:tcPr>
          <w:p w14:paraId="35F27ECC" w14:textId="77777777" w:rsidR="00D10D57" w:rsidRDefault="00D10D57" w:rsidP="00B567D0">
            <w:pPr>
              <w:pStyle w:val="Paragraphedeliste"/>
              <w:numPr>
                <w:ilvl w:val="0"/>
                <w:numId w:val="1"/>
              </w:numPr>
              <w:jc w:val="both"/>
            </w:pPr>
            <w:r>
              <w:t>Champ saisie du nom à rechercher</w:t>
            </w:r>
          </w:p>
          <w:p w14:paraId="32F7243D" w14:textId="77777777" w:rsidR="00D10D57" w:rsidRDefault="00D10D57" w:rsidP="00B567D0">
            <w:pPr>
              <w:pStyle w:val="Paragraphedeliste"/>
              <w:numPr>
                <w:ilvl w:val="0"/>
                <w:numId w:val="1"/>
              </w:numPr>
              <w:jc w:val="both"/>
            </w:pPr>
            <w:r>
              <w:t>Bouton avec icône « recherche » : affiche les résultats d’une recherche au clic.</w:t>
            </w:r>
          </w:p>
        </w:tc>
      </w:tr>
      <w:tr w:rsidR="00D10D57" w14:paraId="7422E68E" w14:textId="77777777" w:rsidTr="00FE542D">
        <w:tc>
          <w:tcPr>
            <w:tcW w:w="2836" w:type="dxa"/>
          </w:tcPr>
          <w:p w14:paraId="08C279AE" w14:textId="77777777" w:rsidR="00D10D57" w:rsidRPr="00034658" w:rsidRDefault="00D10D57" w:rsidP="00D10D57">
            <w:pPr>
              <w:jc w:val="both"/>
              <w:rPr>
                <w:b/>
              </w:rPr>
            </w:pPr>
            <w:r w:rsidRPr="00034658">
              <w:rPr>
                <w:b/>
              </w:rPr>
              <w:t>Icône de déconnexion</w:t>
            </w:r>
          </w:p>
        </w:tc>
        <w:tc>
          <w:tcPr>
            <w:tcW w:w="6373" w:type="dxa"/>
          </w:tcPr>
          <w:p w14:paraId="27C2B83E" w14:textId="77777777" w:rsidR="00D10D57" w:rsidRDefault="00D10D57" w:rsidP="00D10D57">
            <w:pPr>
              <w:jc w:val="both"/>
            </w:pPr>
            <w:r>
              <w:t>L’icône déconnexion déconnecte l’utilisateur et le redirige vers la page d’authentification.</w:t>
            </w:r>
          </w:p>
        </w:tc>
      </w:tr>
      <w:tr w:rsidR="00D10D57" w14:paraId="3C651DB0" w14:textId="77777777" w:rsidTr="00FE542D">
        <w:tc>
          <w:tcPr>
            <w:tcW w:w="2836" w:type="dxa"/>
          </w:tcPr>
          <w:p w14:paraId="79F3D316" w14:textId="77777777" w:rsidR="00D10D57" w:rsidRPr="00034658" w:rsidRDefault="00D10D57" w:rsidP="00D10D57">
            <w:pPr>
              <w:jc w:val="both"/>
              <w:rPr>
                <w:b/>
              </w:rPr>
            </w:pPr>
            <w:r w:rsidRPr="00034658">
              <w:rPr>
                <w:b/>
              </w:rPr>
              <w:t>Section d’affichage des personnels</w:t>
            </w:r>
          </w:p>
        </w:tc>
        <w:tc>
          <w:tcPr>
            <w:tcW w:w="6373" w:type="dxa"/>
          </w:tcPr>
          <w:p w14:paraId="19F5FCCA" w14:textId="77777777" w:rsidR="00D10D57" w:rsidRDefault="00D10D57" w:rsidP="00D10D57">
            <w:pPr>
              <w:jc w:val="both"/>
            </w:pPr>
            <w:r>
              <w:t>Elle est composée :</w:t>
            </w:r>
          </w:p>
          <w:p w14:paraId="0CEF865C" w14:textId="77777777" w:rsidR="00D10D57" w:rsidRDefault="00D10D57" w:rsidP="00B567D0">
            <w:pPr>
              <w:pStyle w:val="Paragraphedeliste"/>
              <w:numPr>
                <w:ilvl w:val="0"/>
                <w:numId w:val="1"/>
              </w:numPr>
              <w:jc w:val="both"/>
            </w:pPr>
            <w:r>
              <w:t>De photos : illustrations des personnes concernées</w:t>
            </w:r>
          </w:p>
          <w:p w14:paraId="5C023B01" w14:textId="77777777" w:rsidR="00D10D57" w:rsidRDefault="00D10D57" w:rsidP="00B567D0">
            <w:pPr>
              <w:pStyle w:val="Paragraphedeliste"/>
              <w:numPr>
                <w:ilvl w:val="0"/>
                <w:numId w:val="1"/>
              </w:numPr>
              <w:jc w:val="both"/>
            </w:pPr>
            <w:r>
              <w:t>De prénoms, noms et fonctions des personnels au sein de FTHM</w:t>
            </w:r>
          </w:p>
          <w:p w14:paraId="5C9E8F6C" w14:textId="77777777" w:rsidR="00D10D57" w:rsidRDefault="00D10D57" w:rsidP="00B567D0">
            <w:pPr>
              <w:pStyle w:val="Paragraphedeliste"/>
              <w:numPr>
                <w:ilvl w:val="0"/>
                <w:numId w:val="1"/>
              </w:numPr>
              <w:jc w:val="both"/>
            </w:pPr>
            <w:r>
              <w:t>D’icônes mails : affiche le mail de la personne au survol de la souris</w:t>
            </w:r>
          </w:p>
          <w:p w14:paraId="49F0F7F4" w14:textId="77777777" w:rsidR="00D10D57" w:rsidRDefault="00D10D57" w:rsidP="00B567D0">
            <w:pPr>
              <w:pStyle w:val="Paragraphedeliste"/>
              <w:numPr>
                <w:ilvl w:val="0"/>
                <w:numId w:val="1"/>
              </w:numPr>
              <w:jc w:val="both"/>
            </w:pPr>
            <w:r>
              <w:t>D’icônes téléphones : affiche le numéro de la personne au survol de la souris</w:t>
            </w:r>
          </w:p>
        </w:tc>
      </w:tr>
      <w:tr w:rsidR="00D10D57" w14:paraId="5ACF79EA" w14:textId="77777777" w:rsidTr="00FE542D">
        <w:tc>
          <w:tcPr>
            <w:tcW w:w="2836" w:type="dxa"/>
          </w:tcPr>
          <w:p w14:paraId="0E30BECF" w14:textId="77777777" w:rsidR="00D10D57" w:rsidRDefault="00D10D57" w:rsidP="00D10D57">
            <w:pPr>
              <w:jc w:val="both"/>
            </w:pPr>
            <w:r w:rsidRPr="0038344E">
              <w:rPr>
                <w:b/>
              </w:rPr>
              <w:t>Règles de gestion</w:t>
            </w:r>
          </w:p>
        </w:tc>
        <w:tc>
          <w:tcPr>
            <w:tcW w:w="6373" w:type="dxa"/>
          </w:tcPr>
          <w:p w14:paraId="7F14C4D1" w14:textId="77777777" w:rsidR="00D10D57" w:rsidRDefault="00D10D57" w:rsidP="00B567D0">
            <w:pPr>
              <w:pStyle w:val="Paragraphedeliste"/>
              <w:numPr>
                <w:ilvl w:val="0"/>
                <w:numId w:val="3"/>
              </w:numPr>
              <w:jc w:val="both"/>
            </w:pPr>
            <w:r>
              <w:t>L</w:t>
            </w:r>
            <w:r w:rsidRPr="008E508A">
              <w:t xml:space="preserve">es premières personnes affichées </w:t>
            </w:r>
            <w:r>
              <w:t>sur la « Section d’affichage des personnels » sont</w:t>
            </w:r>
            <w:r w:rsidRPr="008E508A">
              <w:t xml:space="preserve"> les associés</w:t>
            </w:r>
          </w:p>
        </w:tc>
      </w:tr>
    </w:tbl>
    <w:p w14:paraId="6484E6BD" w14:textId="77777777" w:rsidR="00D10D57" w:rsidRDefault="00D10D57" w:rsidP="009561F2">
      <w:pPr>
        <w:pStyle w:val="Titre4"/>
      </w:pPr>
      <w:bookmarkStart w:id="34" w:name="_Toc76128484"/>
      <w:r>
        <w:t xml:space="preserve">Affichage </w:t>
      </w:r>
      <w:r w:rsidRPr="00433F41">
        <w:t>des</w:t>
      </w:r>
      <w:r>
        <w:t xml:space="preserve"> personnels d’un département</w:t>
      </w:r>
      <w:bookmarkEnd w:id="34"/>
    </w:p>
    <w:p w14:paraId="5994CD9B" w14:textId="77777777" w:rsidR="00D10D57" w:rsidRDefault="00D10D57" w:rsidP="00D10D57">
      <w:pPr>
        <w:jc w:val="both"/>
      </w:pPr>
      <w:r>
        <w:t>L’affichage de chaque département se présente comme suit :</w:t>
      </w:r>
    </w:p>
    <w:p w14:paraId="3CA09132" w14:textId="77777777" w:rsidR="00D10D57" w:rsidRPr="00B10E60" w:rsidRDefault="00D10D57" w:rsidP="00D10D57"/>
    <w:p w14:paraId="76EEF57D" w14:textId="77777777" w:rsidR="00D10D57" w:rsidRDefault="00D10D57" w:rsidP="00D10D57">
      <w:pPr>
        <w:jc w:val="both"/>
      </w:pPr>
      <w:commentRangeStart w:id="35"/>
      <w:r>
        <w:rPr>
          <w:noProof/>
          <w:lang w:val="en-US"/>
        </w:rPr>
        <w:lastRenderedPageBreak/>
        <w:drawing>
          <wp:inline distT="0" distB="0" distL="0" distR="0" wp14:anchorId="5AE9DC5B" wp14:editId="58B78093">
            <wp:extent cx="5759450" cy="323977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épartement.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commentRangeEnd w:id="35"/>
      <w:r w:rsidR="00B567D0">
        <w:rPr>
          <w:rStyle w:val="Marquedecommentaire"/>
        </w:rPr>
        <w:commentReference w:id="35"/>
      </w:r>
    </w:p>
    <w:p w14:paraId="484CC3CE" w14:textId="77777777" w:rsidR="00D10D57" w:rsidRDefault="00D10D57" w:rsidP="00D10D57">
      <w:pPr>
        <w:pStyle w:val="Lgende"/>
      </w:pPr>
      <w:bookmarkStart w:id="36" w:name="_Toc76128519"/>
      <w:r>
        <w:t xml:space="preserve">Figure </w:t>
      </w:r>
      <w:fldSimple w:instr=" SEQ Figure \* ARABIC ">
        <w:r w:rsidR="001C3B3A">
          <w:rPr>
            <w:noProof/>
          </w:rPr>
          <w:t>3</w:t>
        </w:r>
      </w:fldSimple>
      <w:r>
        <w:t xml:space="preserve">: </w:t>
      </w:r>
      <w:r w:rsidRPr="00DD1EE1">
        <w:t>Affichage de chaque département</w:t>
      </w:r>
      <w:bookmarkEnd w:id="36"/>
    </w:p>
    <w:p w14:paraId="4400985E" w14:textId="77777777" w:rsidR="00D10D57" w:rsidRDefault="00D10D57" w:rsidP="00D10D57">
      <w:pPr>
        <w:jc w:val="both"/>
      </w:pPr>
    </w:p>
    <w:p w14:paraId="65E22284" w14:textId="77777777" w:rsidR="00D10D57" w:rsidRDefault="00D10D57" w:rsidP="00D10D57">
      <w:pPr>
        <w:jc w:val="both"/>
      </w:pPr>
    </w:p>
    <w:p w14:paraId="2F531006" w14:textId="77777777" w:rsidR="00D10D57" w:rsidRDefault="00D10D57" w:rsidP="00D10D57">
      <w:pPr>
        <w:jc w:val="both"/>
      </w:pPr>
    </w:p>
    <w:p w14:paraId="209A8981" w14:textId="77777777" w:rsidR="00D10D57" w:rsidRPr="00504BED" w:rsidRDefault="00D10D57" w:rsidP="00D10D57"/>
    <w:tbl>
      <w:tblPr>
        <w:tblStyle w:val="Grilledutableau"/>
        <w:tblW w:w="0" w:type="auto"/>
        <w:tblLook w:val="04A0" w:firstRow="1" w:lastRow="0" w:firstColumn="1" w:lastColumn="0" w:noHBand="0" w:noVBand="1"/>
      </w:tblPr>
      <w:tblGrid>
        <w:gridCol w:w="2689"/>
        <w:gridCol w:w="6373"/>
      </w:tblGrid>
      <w:tr w:rsidR="00D10D57" w14:paraId="1E505550" w14:textId="77777777" w:rsidTr="00FE542D">
        <w:tc>
          <w:tcPr>
            <w:tcW w:w="9062" w:type="dxa"/>
            <w:gridSpan w:val="2"/>
          </w:tcPr>
          <w:p w14:paraId="6399CCBD" w14:textId="77777777" w:rsidR="00D10D57" w:rsidRDefault="00D10D57" w:rsidP="00D10D57">
            <w:pPr>
              <w:jc w:val="center"/>
            </w:pPr>
            <w:r w:rsidRPr="00BE0BD5">
              <w:rPr>
                <w:b/>
              </w:rPr>
              <w:t>Fiche de description de fonctionnalité</w:t>
            </w:r>
          </w:p>
        </w:tc>
      </w:tr>
      <w:tr w:rsidR="00D10D57" w14:paraId="1BDC38C7" w14:textId="77777777" w:rsidTr="00FE542D">
        <w:tc>
          <w:tcPr>
            <w:tcW w:w="2689" w:type="dxa"/>
          </w:tcPr>
          <w:p w14:paraId="0AE5B210" w14:textId="77777777" w:rsidR="00D10D57" w:rsidRDefault="00D10D57" w:rsidP="00D10D57">
            <w:pPr>
              <w:jc w:val="both"/>
            </w:pPr>
            <w:r w:rsidRPr="00BE0BD5">
              <w:rPr>
                <w:b/>
              </w:rPr>
              <w:t>Nom de la fonctionnalité</w:t>
            </w:r>
          </w:p>
        </w:tc>
        <w:tc>
          <w:tcPr>
            <w:tcW w:w="6373" w:type="dxa"/>
          </w:tcPr>
          <w:p w14:paraId="28ECB4AE" w14:textId="77777777" w:rsidR="00D10D57" w:rsidRDefault="00D10D57" w:rsidP="00D10D57">
            <w:pPr>
              <w:jc w:val="both"/>
            </w:pPr>
            <w:r>
              <w:t>Affichage des personnels d’un département</w:t>
            </w:r>
          </w:p>
        </w:tc>
      </w:tr>
      <w:tr w:rsidR="00D10D57" w14:paraId="063BC483" w14:textId="77777777" w:rsidTr="00FE542D">
        <w:tc>
          <w:tcPr>
            <w:tcW w:w="9062" w:type="dxa"/>
            <w:gridSpan w:val="2"/>
          </w:tcPr>
          <w:p w14:paraId="6A7ADB4B" w14:textId="77777777" w:rsidR="00D10D57" w:rsidRDefault="00D10D57" w:rsidP="00D10D57">
            <w:pPr>
              <w:jc w:val="both"/>
            </w:pPr>
            <w:r w:rsidRPr="001B2B57">
              <w:rPr>
                <w:b/>
              </w:rPr>
              <w:t>Fonctionnalités attendues</w:t>
            </w:r>
            <w:r>
              <w:rPr>
                <w:b/>
              </w:rPr>
              <w:t xml:space="preserve"> par composants</w:t>
            </w:r>
          </w:p>
        </w:tc>
      </w:tr>
      <w:tr w:rsidR="00D10D57" w14:paraId="3641DC5B" w14:textId="77777777" w:rsidTr="00FE542D">
        <w:tc>
          <w:tcPr>
            <w:tcW w:w="2689" w:type="dxa"/>
          </w:tcPr>
          <w:p w14:paraId="3DEE7728" w14:textId="77777777" w:rsidR="00D10D57" w:rsidRPr="00034658" w:rsidRDefault="00D10D57" w:rsidP="00D10D57">
            <w:pPr>
              <w:jc w:val="both"/>
              <w:rPr>
                <w:b/>
              </w:rPr>
            </w:pPr>
            <w:r w:rsidRPr="00034658">
              <w:rPr>
                <w:b/>
              </w:rPr>
              <w:t>Section concernée</w:t>
            </w:r>
          </w:p>
        </w:tc>
        <w:tc>
          <w:tcPr>
            <w:tcW w:w="6373" w:type="dxa"/>
          </w:tcPr>
          <w:p w14:paraId="005E21C3" w14:textId="77777777" w:rsidR="00D10D57" w:rsidRDefault="00D10D57" w:rsidP="00D10D57">
            <w:pPr>
              <w:jc w:val="both"/>
            </w:pPr>
            <w:r>
              <w:t>Section d’affichage des personnels</w:t>
            </w:r>
          </w:p>
        </w:tc>
      </w:tr>
      <w:tr w:rsidR="00D10D57" w14:paraId="58F2A264" w14:textId="77777777" w:rsidTr="00FE542D">
        <w:tc>
          <w:tcPr>
            <w:tcW w:w="2689" w:type="dxa"/>
          </w:tcPr>
          <w:p w14:paraId="17AF507A" w14:textId="77777777" w:rsidR="00D10D57" w:rsidRPr="0095795B" w:rsidRDefault="00D10D57" w:rsidP="00D10D57">
            <w:pPr>
              <w:jc w:val="both"/>
              <w:rPr>
                <w:b/>
              </w:rPr>
            </w:pPr>
            <w:r w:rsidRPr="00034658">
              <w:rPr>
                <w:b/>
              </w:rPr>
              <w:t>Section d’affichage des personnels</w:t>
            </w:r>
          </w:p>
        </w:tc>
        <w:tc>
          <w:tcPr>
            <w:tcW w:w="6373" w:type="dxa"/>
          </w:tcPr>
          <w:p w14:paraId="3BAF09C6" w14:textId="77777777" w:rsidR="00D10D57" w:rsidRDefault="00D10D57" w:rsidP="00D10D57">
            <w:pPr>
              <w:jc w:val="both"/>
            </w:pPr>
            <w:r>
              <w:t>Elle est composée des informations concernant les personnels du département concernée dont :</w:t>
            </w:r>
          </w:p>
          <w:p w14:paraId="4516C646" w14:textId="77777777" w:rsidR="00D10D57" w:rsidRDefault="00D10D57" w:rsidP="00B567D0">
            <w:pPr>
              <w:pStyle w:val="Paragraphedeliste"/>
              <w:numPr>
                <w:ilvl w:val="0"/>
                <w:numId w:val="1"/>
              </w:numPr>
              <w:jc w:val="both"/>
            </w:pPr>
            <w:r>
              <w:t xml:space="preserve">Des photos </w:t>
            </w:r>
          </w:p>
          <w:p w14:paraId="15C14100" w14:textId="77777777" w:rsidR="00D10D57" w:rsidRDefault="00D10D57" w:rsidP="00B567D0">
            <w:pPr>
              <w:pStyle w:val="Paragraphedeliste"/>
              <w:numPr>
                <w:ilvl w:val="0"/>
                <w:numId w:val="1"/>
              </w:numPr>
              <w:jc w:val="both"/>
            </w:pPr>
            <w:r>
              <w:t xml:space="preserve">Des prénoms, noms et fonctions </w:t>
            </w:r>
          </w:p>
          <w:p w14:paraId="31E7611C" w14:textId="77777777" w:rsidR="00D10D57" w:rsidRDefault="00D10D57" w:rsidP="00B567D0">
            <w:pPr>
              <w:pStyle w:val="Paragraphedeliste"/>
              <w:numPr>
                <w:ilvl w:val="0"/>
                <w:numId w:val="1"/>
              </w:numPr>
              <w:jc w:val="both"/>
            </w:pPr>
            <w:r>
              <w:t>Des icônes mails : affichant le mail de la personne au survol de la souris</w:t>
            </w:r>
          </w:p>
          <w:p w14:paraId="14854D49" w14:textId="77777777" w:rsidR="00D10D57" w:rsidRDefault="00D10D57" w:rsidP="00B567D0">
            <w:pPr>
              <w:pStyle w:val="Paragraphedeliste"/>
              <w:numPr>
                <w:ilvl w:val="0"/>
                <w:numId w:val="1"/>
              </w:numPr>
              <w:jc w:val="both"/>
            </w:pPr>
            <w:r>
              <w:t>Des icônes téléphones : affichant le numéro de téléphone de la personne au survol de la souris</w:t>
            </w:r>
          </w:p>
        </w:tc>
      </w:tr>
      <w:tr w:rsidR="00D10D57" w14:paraId="65351341" w14:textId="77777777" w:rsidTr="00FE542D">
        <w:tc>
          <w:tcPr>
            <w:tcW w:w="2689" w:type="dxa"/>
          </w:tcPr>
          <w:p w14:paraId="6F4CAAFF" w14:textId="77777777" w:rsidR="00D10D57" w:rsidRPr="0038344E" w:rsidRDefault="00D10D57" w:rsidP="00D10D57">
            <w:pPr>
              <w:jc w:val="both"/>
              <w:rPr>
                <w:b/>
              </w:rPr>
            </w:pPr>
            <w:r w:rsidRPr="0038344E">
              <w:rPr>
                <w:b/>
              </w:rPr>
              <w:t>Règles de gestion</w:t>
            </w:r>
          </w:p>
        </w:tc>
        <w:tc>
          <w:tcPr>
            <w:tcW w:w="6373" w:type="dxa"/>
          </w:tcPr>
          <w:p w14:paraId="6B48DC37" w14:textId="77777777" w:rsidR="00D10D57" w:rsidRDefault="00D10D57" w:rsidP="00B567D0">
            <w:pPr>
              <w:pStyle w:val="Paragraphedeliste"/>
              <w:numPr>
                <w:ilvl w:val="0"/>
                <w:numId w:val="3"/>
              </w:numPr>
              <w:jc w:val="both"/>
            </w:pPr>
            <w:r>
              <w:t>L’affichage des consultants/collaborateurs du département doit se présenter de haut en bas par ordre hiérarchique : associé, manager, assistant manager, senior, junior, stagiaire.</w:t>
            </w:r>
          </w:p>
        </w:tc>
      </w:tr>
    </w:tbl>
    <w:p w14:paraId="40308665" w14:textId="77777777" w:rsidR="00D10D57" w:rsidRDefault="00D10D57" w:rsidP="00D10D57">
      <w:pPr>
        <w:ind w:firstLine="708"/>
        <w:jc w:val="both"/>
      </w:pPr>
    </w:p>
    <w:p w14:paraId="20A0AC1B" w14:textId="77777777" w:rsidR="00D10D57" w:rsidRDefault="00D10D57" w:rsidP="009561F2">
      <w:pPr>
        <w:pStyle w:val="Titre4"/>
      </w:pPr>
      <w:bookmarkStart w:id="37" w:name="_Toc76128485"/>
      <w:r>
        <w:t>Affichage du profil d’un consultant/collaborateur</w:t>
      </w:r>
      <w:bookmarkEnd w:id="37"/>
    </w:p>
    <w:p w14:paraId="4EF7525D" w14:textId="77777777" w:rsidR="00D10D57" w:rsidRDefault="00D10D57" w:rsidP="00D10D57">
      <w:pPr>
        <w:jc w:val="both"/>
      </w:pPr>
      <w:r>
        <w:t>Le profil d’un associé est suggéré comme suit, avec les départements à sa charge :</w:t>
      </w:r>
    </w:p>
    <w:p w14:paraId="011F895D" w14:textId="77777777" w:rsidR="00D10D57" w:rsidRPr="00B10E60" w:rsidRDefault="00D10D57" w:rsidP="00D10D57"/>
    <w:p w14:paraId="31E56484" w14:textId="77777777" w:rsidR="00D10D57" w:rsidRDefault="00D10D57" w:rsidP="00D10D57">
      <w:pPr>
        <w:jc w:val="both"/>
      </w:pPr>
      <w:commentRangeStart w:id="38"/>
      <w:r>
        <w:rPr>
          <w:noProof/>
          <w:lang w:val="en-US"/>
        </w:rPr>
        <w:lastRenderedPageBreak/>
        <w:drawing>
          <wp:inline distT="0" distB="0" distL="0" distR="0" wp14:anchorId="12CC685D" wp14:editId="46CC6CE9">
            <wp:extent cx="5760085" cy="323977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fil.png"/>
                    <pic:cNvPicPr/>
                  </pic:nvPicPr>
                  <pic:blipFill>
                    <a:blip r:embed="rId14">
                      <a:extLst>
                        <a:ext uri="{28A0092B-C50C-407E-A947-70E740481C1C}">
                          <a14:useLocalDpi xmlns:a14="http://schemas.microsoft.com/office/drawing/2010/main" val="0"/>
                        </a:ext>
                      </a:extLst>
                    </a:blip>
                    <a:stretch>
                      <a:fillRect/>
                    </a:stretch>
                  </pic:blipFill>
                  <pic:spPr>
                    <a:xfrm>
                      <a:off x="0" y="0"/>
                      <a:ext cx="5760718" cy="3240404"/>
                    </a:xfrm>
                    <a:prstGeom prst="rect">
                      <a:avLst/>
                    </a:prstGeom>
                  </pic:spPr>
                </pic:pic>
              </a:graphicData>
            </a:graphic>
          </wp:inline>
        </w:drawing>
      </w:r>
      <w:commentRangeEnd w:id="38"/>
      <w:r w:rsidR="00B567D0">
        <w:rPr>
          <w:rStyle w:val="Marquedecommentaire"/>
        </w:rPr>
        <w:commentReference w:id="38"/>
      </w:r>
    </w:p>
    <w:p w14:paraId="484DEA7B" w14:textId="7066B019" w:rsidR="00D10D57" w:rsidRDefault="00D10D57" w:rsidP="00D10D57">
      <w:pPr>
        <w:pStyle w:val="Lgende"/>
      </w:pPr>
      <w:bookmarkStart w:id="39" w:name="_Toc76128520"/>
      <w:r>
        <w:t xml:space="preserve">Figure </w:t>
      </w:r>
      <w:fldSimple w:instr=" SEQ Figure \* ARABIC ">
        <w:r w:rsidR="001C3B3A">
          <w:rPr>
            <w:noProof/>
          </w:rPr>
          <w:t>4</w:t>
        </w:r>
      </w:fldSimple>
      <w:r>
        <w:t xml:space="preserve">: </w:t>
      </w:r>
      <w:r w:rsidRPr="004E0984">
        <w:t xml:space="preserve">Présentation du profil d'un </w:t>
      </w:r>
      <w:commentRangeStart w:id="40"/>
      <w:r w:rsidRPr="004E0984">
        <w:t>associé</w:t>
      </w:r>
      <w:bookmarkEnd w:id="39"/>
      <w:commentRangeEnd w:id="40"/>
      <w:r w:rsidR="00D073A7">
        <w:rPr>
          <w:rStyle w:val="Marquedecommentaire"/>
          <w:i w:val="0"/>
          <w:iCs w:val="0"/>
          <w:color w:val="auto"/>
        </w:rPr>
        <w:commentReference w:id="40"/>
      </w:r>
      <w:ins w:id="41" w:author="Tokimahery" w:date="2021-08-05T09:32:00Z">
        <w:r w:rsidR="00D073A7">
          <w:t xml:space="preserve"> </w:t>
        </w:r>
      </w:ins>
    </w:p>
    <w:p w14:paraId="70293D72" w14:textId="77777777" w:rsidR="00D10D57" w:rsidRDefault="00D10D57" w:rsidP="00D10D57">
      <w:pPr>
        <w:jc w:val="both"/>
      </w:pPr>
    </w:p>
    <w:p w14:paraId="79272EF4" w14:textId="77777777" w:rsidR="00D10D57" w:rsidRDefault="00D10D57" w:rsidP="00D10D57">
      <w:pPr>
        <w:jc w:val="both"/>
      </w:pPr>
      <w:r>
        <w:t>Le profil d’un consultant est suggéré comme suit :</w:t>
      </w:r>
    </w:p>
    <w:p w14:paraId="6F41403F" w14:textId="77777777" w:rsidR="00D10D57" w:rsidRDefault="00D10D57" w:rsidP="00D10D57">
      <w:pPr>
        <w:jc w:val="both"/>
      </w:pPr>
      <w:r>
        <w:rPr>
          <w:noProof/>
          <w:lang w:val="en-US"/>
        </w:rPr>
        <w:drawing>
          <wp:inline distT="0" distB="0" distL="0" distR="0" wp14:anchorId="2B7AF82B" wp14:editId="278F5513">
            <wp:extent cx="5760085" cy="323977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 consultant.png"/>
                    <pic:cNvPicPr/>
                  </pic:nvPicPr>
                  <pic:blipFill>
                    <a:blip r:embed="rId15">
                      <a:extLst>
                        <a:ext uri="{28A0092B-C50C-407E-A947-70E740481C1C}">
                          <a14:useLocalDpi xmlns:a14="http://schemas.microsoft.com/office/drawing/2010/main" val="0"/>
                        </a:ext>
                      </a:extLst>
                    </a:blip>
                    <a:stretch>
                      <a:fillRect/>
                    </a:stretch>
                  </pic:blipFill>
                  <pic:spPr>
                    <a:xfrm>
                      <a:off x="0" y="0"/>
                      <a:ext cx="5760718" cy="3240404"/>
                    </a:xfrm>
                    <a:prstGeom prst="rect">
                      <a:avLst/>
                    </a:prstGeom>
                  </pic:spPr>
                </pic:pic>
              </a:graphicData>
            </a:graphic>
          </wp:inline>
        </w:drawing>
      </w:r>
    </w:p>
    <w:p w14:paraId="354AA999" w14:textId="77777777" w:rsidR="00D10D57" w:rsidRDefault="00D10D57" w:rsidP="00D10D57">
      <w:pPr>
        <w:pStyle w:val="Lgende"/>
      </w:pPr>
      <w:bookmarkStart w:id="42" w:name="_Toc76128521"/>
      <w:r>
        <w:t xml:space="preserve">Figure </w:t>
      </w:r>
      <w:fldSimple w:instr=" SEQ Figure \* ARABIC ">
        <w:r w:rsidR="001C3B3A">
          <w:rPr>
            <w:noProof/>
          </w:rPr>
          <w:t>5</w:t>
        </w:r>
      </w:fldSimple>
      <w:r>
        <w:t xml:space="preserve">: </w:t>
      </w:r>
      <w:r w:rsidRPr="006B6F4F">
        <w:t>Présentation du profil d'un consultant</w:t>
      </w:r>
      <w:bookmarkEnd w:id="42"/>
    </w:p>
    <w:p w14:paraId="0C591E0A" w14:textId="77777777" w:rsidR="00D10D57" w:rsidRPr="00504BED" w:rsidRDefault="00D10D57" w:rsidP="00D10D57"/>
    <w:tbl>
      <w:tblPr>
        <w:tblStyle w:val="Grilledutableau"/>
        <w:tblW w:w="0" w:type="auto"/>
        <w:tblLook w:val="04A0" w:firstRow="1" w:lastRow="0" w:firstColumn="1" w:lastColumn="0" w:noHBand="0" w:noVBand="1"/>
      </w:tblPr>
      <w:tblGrid>
        <w:gridCol w:w="2689"/>
        <w:gridCol w:w="6373"/>
      </w:tblGrid>
      <w:tr w:rsidR="00D10D57" w14:paraId="6968BEA9" w14:textId="77777777" w:rsidTr="00FE542D">
        <w:tc>
          <w:tcPr>
            <w:tcW w:w="9062" w:type="dxa"/>
            <w:gridSpan w:val="2"/>
          </w:tcPr>
          <w:p w14:paraId="51E215BC" w14:textId="77777777" w:rsidR="00D10D57" w:rsidRDefault="00D10D57" w:rsidP="00D10D57">
            <w:pPr>
              <w:jc w:val="center"/>
            </w:pPr>
            <w:r w:rsidRPr="00BE0BD5">
              <w:rPr>
                <w:b/>
              </w:rPr>
              <w:t>Fiche de description de fonctionnalité</w:t>
            </w:r>
          </w:p>
        </w:tc>
      </w:tr>
      <w:tr w:rsidR="00D10D57" w14:paraId="193F3708" w14:textId="77777777" w:rsidTr="00FE542D">
        <w:tc>
          <w:tcPr>
            <w:tcW w:w="2689" w:type="dxa"/>
          </w:tcPr>
          <w:p w14:paraId="726752C7" w14:textId="77777777" w:rsidR="00D10D57" w:rsidRDefault="00D10D57" w:rsidP="00D10D57">
            <w:pPr>
              <w:jc w:val="both"/>
            </w:pPr>
            <w:r w:rsidRPr="00BE0BD5">
              <w:rPr>
                <w:b/>
              </w:rPr>
              <w:t>Nom de la fonctionnalité</w:t>
            </w:r>
          </w:p>
        </w:tc>
        <w:tc>
          <w:tcPr>
            <w:tcW w:w="6373" w:type="dxa"/>
          </w:tcPr>
          <w:p w14:paraId="00DF8007" w14:textId="77777777" w:rsidR="00D10D57" w:rsidRDefault="00D10D57" w:rsidP="00D10D57">
            <w:pPr>
              <w:jc w:val="both"/>
            </w:pPr>
            <w:r>
              <w:t>Affichage du profil d’un consultant/collaborateur</w:t>
            </w:r>
          </w:p>
        </w:tc>
      </w:tr>
      <w:tr w:rsidR="00C07D64" w14:paraId="23D91BB6" w14:textId="77777777" w:rsidTr="00FE542D">
        <w:tc>
          <w:tcPr>
            <w:tcW w:w="2689" w:type="dxa"/>
          </w:tcPr>
          <w:p w14:paraId="6EBD05F8" w14:textId="2D49AD1C" w:rsidR="00C07D64" w:rsidRPr="00BE0BD5" w:rsidRDefault="00C07D64" w:rsidP="00D10D57">
            <w:pPr>
              <w:jc w:val="both"/>
              <w:rPr>
                <w:b/>
              </w:rPr>
            </w:pPr>
            <w:r>
              <w:rPr>
                <w:b/>
              </w:rPr>
              <w:t>Description sommaire</w:t>
            </w:r>
          </w:p>
        </w:tc>
        <w:tc>
          <w:tcPr>
            <w:tcW w:w="6373" w:type="dxa"/>
          </w:tcPr>
          <w:p w14:paraId="649ADB3A" w14:textId="0DF60656" w:rsidR="00C07D64" w:rsidRDefault="00C07D64" w:rsidP="00D10D57">
            <w:pPr>
              <w:jc w:val="both"/>
            </w:pPr>
            <w:r>
              <w:t>Lorsqu’on veut en savoir plus sur la personne, on peut cliquer sur sa photo ou son nom pour afficher un pop-up représentant son profil</w:t>
            </w:r>
            <w:r w:rsidR="0080702C">
              <w:t>.</w:t>
            </w:r>
          </w:p>
        </w:tc>
      </w:tr>
      <w:tr w:rsidR="00D10D57" w14:paraId="067AEA6D" w14:textId="77777777" w:rsidTr="00FE542D">
        <w:tc>
          <w:tcPr>
            <w:tcW w:w="9062" w:type="dxa"/>
            <w:gridSpan w:val="2"/>
          </w:tcPr>
          <w:p w14:paraId="292EE103" w14:textId="77777777" w:rsidR="00D10D57" w:rsidRDefault="00D10D57" w:rsidP="00D10D57">
            <w:pPr>
              <w:jc w:val="both"/>
            </w:pPr>
            <w:r w:rsidRPr="001B2B57">
              <w:rPr>
                <w:b/>
              </w:rPr>
              <w:lastRenderedPageBreak/>
              <w:t>Fonctionnalités attendues</w:t>
            </w:r>
            <w:r>
              <w:rPr>
                <w:b/>
              </w:rPr>
              <w:t xml:space="preserve"> par composants</w:t>
            </w:r>
          </w:p>
        </w:tc>
      </w:tr>
      <w:tr w:rsidR="00D10D57" w14:paraId="500F2BFE" w14:textId="77777777" w:rsidTr="00FE542D">
        <w:tc>
          <w:tcPr>
            <w:tcW w:w="2689" w:type="dxa"/>
          </w:tcPr>
          <w:p w14:paraId="0D546958" w14:textId="77777777" w:rsidR="00D10D57" w:rsidRPr="00517B66" w:rsidRDefault="00D10D57" w:rsidP="00D10D57">
            <w:pPr>
              <w:jc w:val="both"/>
              <w:rPr>
                <w:b/>
              </w:rPr>
            </w:pPr>
            <w:r w:rsidRPr="00E37AD4">
              <w:rPr>
                <w:b/>
              </w:rPr>
              <w:t>Section d’affichage des personnels</w:t>
            </w:r>
          </w:p>
        </w:tc>
        <w:tc>
          <w:tcPr>
            <w:tcW w:w="6373" w:type="dxa"/>
          </w:tcPr>
          <w:p w14:paraId="7A5A0837" w14:textId="77777777" w:rsidR="00D10D57" w:rsidRDefault="00D10D57" w:rsidP="00D10D57">
            <w:pPr>
              <w:jc w:val="both"/>
            </w:pPr>
            <w:r>
              <w:t>Elle détaille les informations la concernant, notamment :</w:t>
            </w:r>
          </w:p>
          <w:p w14:paraId="6AFA2F79" w14:textId="77777777" w:rsidR="00D10D57" w:rsidRDefault="00D10D57" w:rsidP="00B567D0">
            <w:pPr>
              <w:pStyle w:val="Paragraphedeliste"/>
              <w:numPr>
                <w:ilvl w:val="0"/>
                <w:numId w:val="1"/>
              </w:numPr>
              <w:jc w:val="both"/>
            </w:pPr>
            <w:r>
              <w:t>La photo</w:t>
            </w:r>
          </w:p>
          <w:p w14:paraId="1AFC1ACA" w14:textId="77777777" w:rsidR="00D10D57" w:rsidRDefault="00D10D57" w:rsidP="00B567D0">
            <w:pPr>
              <w:pStyle w:val="Paragraphedeliste"/>
              <w:numPr>
                <w:ilvl w:val="0"/>
                <w:numId w:val="1"/>
              </w:numPr>
              <w:jc w:val="both"/>
            </w:pPr>
            <w:r>
              <w:t>Le prénom</w:t>
            </w:r>
          </w:p>
          <w:p w14:paraId="549C652A" w14:textId="77777777" w:rsidR="00D10D57" w:rsidRDefault="00D10D57" w:rsidP="00B567D0">
            <w:pPr>
              <w:pStyle w:val="Paragraphedeliste"/>
              <w:numPr>
                <w:ilvl w:val="0"/>
                <w:numId w:val="1"/>
              </w:numPr>
              <w:jc w:val="both"/>
            </w:pPr>
            <w:r>
              <w:t>Le nom</w:t>
            </w:r>
          </w:p>
          <w:p w14:paraId="0EE1D56D" w14:textId="77777777" w:rsidR="00D10D57" w:rsidRDefault="00D10D57" w:rsidP="00B567D0">
            <w:pPr>
              <w:pStyle w:val="Paragraphedeliste"/>
              <w:numPr>
                <w:ilvl w:val="0"/>
                <w:numId w:val="1"/>
              </w:numPr>
              <w:jc w:val="both"/>
            </w:pPr>
            <w:r>
              <w:t>Le département ou pour le cas d’un associé les départements à sa charge</w:t>
            </w:r>
          </w:p>
          <w:p w14:paraId="08C56FEC" w14:textId="77777777" w:rsidR="00D10D57" w:rsidRDefault="00D10D57" w:rsidP="00B567D0">
            <w:pPr>
              <w:pStyle w:val="Paragraphedeliste"/>
              <w:numPr>
                <w:ilvl w:val="0"/>
                <w:numId w:val="1"/>
              </w:numPr>
              <w:jc w:val="both"/>
            </w:pPr>
            <w:r>
              <w:t>La fonction</w:t>
            </w:r>
          </w:p>
          <w:p w14:paraId="1963627D" w14:textId="77777777" w:rsidR="00D10D57" w:rsidRDefault="00D10D57" w:rsidP="00B567D0">
            <w:pPr>
              <w:pStyle w:val="Paragraphedeliste"/>
              <w:numPr>
                <w:ilvl w:val="0"/>
                <w:numId w:val="1"/>
              </w:numPr>
              <w:jc w:val="both"/>
            </w:pPr>
            <w:r>
              <w:t>Le mail</w:t>
            </w:r>
          </w:p>
          <w:p w14:paraId="14C62044" w14:textId="77777777" w:rsidR="00D10D57" w:rsidRDefault="00D10D57" w:rsidP="00B567D0">
            <w:pPr>
              <w:pStyle w:val="Paragraphedeliste"/>
              <w:numPr>
                <w:ilvl w:val="0"/>
                <w:numId w:val="1"/>
              </w:numPr>
              <w:jc w:val="both"/>
            </w:pPr>
            <w:r>
              <w:t>Le contact téléphonique</w:t>
            </w:r>
          </w:p>
          <w:p w14:paraId="0FD095CA" w14:textId="77777777" w:rsidR="00D10D57" w:rsidRDefault="00D10D57" w:rsidP="00B567D0">
            <w:pPr>
              <w:pStyle w:val="Paragraphedeliste"/>
              <w:numPr>
                <w:ilvl w:val="0"/>
                <w:numId w:val="1"/>
              </w:numPr>
              <w:jc w:val="both"/>
            </w:pPr>
            <w:r>
              <w:t>Le cursus avant FTHM et l’évolution chez FTHM</w:t>
            </w:r>
          </w:p>
        </w:tc>
      </w:tr>
      <w:tr w:rsidR="00D10D57" w14:paraId="71246E0A" w14:textId="77777777" w:rsidTr="00FE542D">
        <w:tc>
          <w:tcPr>
            <w:tcW w:w="2689" w:type="dxa"/>
          </w:tcPr>
          <w:p w14:paraId="71177F4B" w14:textId="77777777" w:rsidR="00D10D57" w:rsidRPr="0038344E" w:rsidRDefault="00D10D57" w:rsidP="00D10D57">
            <w:pPr>
              <w:jc w:val="both"/>
              <w:rPr>
                <w:b/>
              </w:rPr>
            </w:pPr>
            <w:r w:rsidRPr="0038344E">
              <w:rPr>
                <w:b/>
              </w:rPr>
              <w:t>Règles de gestion</w:t>
            </w:r>
          </w:p>
        </w:tc>
        <w:tc>
          <w:tcPr>
            <w:tcW w:w="6373" w:type="dxa"/>
          </w:tcPr>
          <w:p w14:paraId="2D7B6026" w14:textId="77777777" w:rsidR="00D10D57" w:rsidRDefault="00D10D57" w:rsidP="00D10D57">
            <w:pPr>
              <w:jc w:val="both"/>
            </w:pPr>
            <w:r>
              <w:t>Le prénom d’appellation du  consultant/collaborateur doit être souligné sur l’affichage</w:t>
            </w:r>
          </w:p>
        </w:tc>
      </w:tr>
    </w:tbl>
    <w:p w14:paraId="1D9E667A" w14:textId="77777777" w:rsidR="00D10D57" w:rsidRPr="0052367E" w:rsidRDefault="00D10D57" w:rsidP="00D10D57"/>
    <w:p w14:paraId="60CE1F13" w14:textId="77777777" w:rsidR="00D10D57" w:rsidRDefault="00D10D57" w:rsidP="009561F2">
      <w:pPr>
        <w:pStyle w:val="Titre4"/>
      </w:pPr>
      <w:bookmarkStart w:id="43" w:name="_Toc76128486"/>
      <w:r>
        <w:t>Recherche d’un personnel</w:t>
      </w:r>
      <w:bookmarkEnd w:id="43"/>
    </w:p>
    <w:tbl>
      <w:tblPr>
        <w:tblStyle w:val="Grilledutableau"/>
        <w:tblW w:w="0" w:type="auto"/>
        <w:tblLook w:val="04A0" w:firstRow="1" w:lastRow="0" w:firstColumn="1" w:lastColumn="0" w:noHBand="0" w:noVBand="1"/>
      </w:tblPr>
      <w:tblGrid>
        <w:gridCol w:w="2689"/>
        <w:gridCol w:w="6373"/>
      </w:tblGrid>
      <w:tr w:rsidR="00D10D57" w14:paraId="162752FF" w14:textId="77777777" w:rsidTr="00FE542D">
        <w:tc>
          <w:tcPr>
            <w:tcW w:w="9062" w:type="dxa"/>
            <w:gridSpan w:val="2"/>
          </w:tcPr>
          <w:p w14:paraId="5E8B040D" w14:textId="77777777" w:rsidR="00D10D57" w:rsidRDefault="00D10D57" w:rsidP="00D10D57">
            <w:pPr>
              <w:jc w:val="center"/>
            </w:pPr>
            <w:r w:rsidRPr="00BE0BD5">
              <w:rPr>
                <w:b/>
              </w:rPr>
              <w:t>Fiche de description de fonctionnalité</w:t>
            </w:r>
          </w:p>
        </w:tc>
      </w:tr>
      <w:tr w:rsidR="00D10D57" w14:paraId="1167105F" w14:textId="77777777" w:rsidTr="00FE542D">
        <w:tc>
          <w:tcPr>
            <w:tcW w:w="2689" w:type="dxa"/>
          </w:tcPr>
          <w:p w14:paraId="7DA7C62B" w14:textId="77777777" w:rsidR="00D10D57" w:rsidRDefault="00D10D57" w:rsidP="00D10D57">
            <w:pPr>
              <w:jc w:val="both"/>
            </w:pPr>
            <w:r w:rsidRPr="00BE0BD5">
              <w:rPr>
                <w:b/>
              </w:rPr>
              <w:t>Nom de la fonctionnalité</w:t>
            </w:r>
          </w:p>
        </w:tc>
        <w:tc>
          <w:tcPr>
            <w:tcW w:w="6373" w:type="dxa"/>
          </w:tcPr>
          <w:p w14:paraId="286A4F0B" w14:textId="77777777" w:rsidR="00D10D57" w:rsidRDefault="00D10D57" w:rsidP="00D10D57">
            <w:pPr>
              <w:jc w:val="both"/>
            </w:pPr>
            <w:r>
              <w:t>Recherche d’un personnel</w:t>
            </w:r>
          </w:p>
        </w:tc>
      </w:tr>
      <w:tr w:rsidR="00D10D57" w14:paraId="25872F32" w14:textId="77777777" w:rsidTr="00FE542D">
        <w:tc>
          <w:tcPr>
            <w:tcW w:w="9062" w:type="dxa"/>
            <w:gridSpan w:val="2"/>
          </w:tcPr>
          <w:p w14:paraId="39EBC8E8" w14:textId="77777777" w:rsidR="00D10D57" w:rsidRDefault="00D10D57" w:rsidP="00D10D57">
            <w:pPr>
              <w:jc w:val="both"/>
            </w:pPr>
            <w:r w:rsidRPr="001B2B57">
              <w:rPr>
                <w:b/>
              </w:rPr>
              <w:t>Fonctionnalités attendues</w:t>
            </w:r>
            <w:r>
              <w:rPr>
                <w:b/>
              </w:rPr>
              <w:t xml:space="preserve"> par composants</w:t>
            </w:r>
          </w:p>
        </w:tc>
      </w:tr>
      <w:tr w:rsidR="00D10D57" w14:paraId="0EEEF42A" w14:textId="77777777" w:rsidTr="00FE542D">
        <w:tc>
          <w:tcPr>
            <w:tcW w:w="2689" w:type="dxa"/>
          </w:tcPr>
          <w:p w14:paraId="4E2A4C82" w14:textId="77777777" w:rsidR="00D10D57" w:rsidRPr="006F290D" w:rsidRDefault="00D10D57" w:rsidP="00D10D57">
            <w:pPr>
              <w:jc w:val="both"/>
              <w:rPr>
                <w:b/>
              </w:rPr>
            </w:pPr>
            <w:r w:rsidRPr="006F290D">
              <w:rPr>
                <w:b/>
              </w:rPr>
              <w:t>Input</w:t>
            </w:r>
          </w:p>
        </w:tc>
        <w:tc>
          <w:tcPr>
            <w:tcW w:w="6373" w:type="dxa"/>
          </w:tcPr>
          <w:p w14:paraId="47C5EBAC" w14:textId="77777777" w:rsidR="00D10D57" w:rsidRDefault="00D10D57" w:rsidP="00D10D57">
            <w:pPr>
              <w:jc w:val="both"/>
            </w:pPr>
            <w:r>
              <w:t>Entrée d’un mot clé de recherche dans la « Barre de recherche »</w:t>
            </w:r>
          </w:p>
        </w:tc>
      </w:tr>
      <w:tr w:rsidR="00D10D57" w14:paraId="424F6203" w14:textId="77777777" w:rsidTr="00FE542D">
        <w:tc>
          <w:tcPr>
            <w:tcW w:w="2689" w:type="dxa"/>
          </w:tcPr>
          <w:p w14:paraId="00199819" w14:textId="77777777" w:rsidR="00D10D57" w:rsidRPr="00E37AD4" w:rsidRDefault="00D10D57" w:rsidP="00D10D57">
            <w:pPr>
              <w:jc w:val="both"/>
              <w:rPr>
                <w:b/>
              </w:rPr>
            </w:pPr>
            <w:r w:rsidRPr="00E37AD4">
              <w:rPr>
                <w:b/>
              </w:rPr>
              <w:t>Section concernée</w:t>
            </w:r>
          </w:p>
        </w:tc>
        <w:tc>
          <w:tcPr>
            <w:tcW w:w="6373" w:type="dxa"/>
          </w:tcPr>
          <w:p w14:paraId="70ECAA55" w14:textId="77777777" w:rsidR="00D10D57" w:rsidRDefault="00D10D57" w:rsidP="00D10D57">
            <w:pPr>
              <w:jc w:val="both"/>
            </w:pPr>
            <w:r>
              <w:t>Section d’affichage des personnels</w:t>
            </w:r>
          </w:p>
        </w:tc>
      </w:tr>
      <w:tr w:rsidR="00D10D57" w14:paraId="72433B19" w14:textId="77777777" w:rsidTr="00FE542D">
        <w:tc>
          <w:tcPr>
            <w:tcW w:w="2689" w:type="dxa"/>
          </w:tcPr>
          <w:p w14:paraId="7A6FDA30" w14:textId="77777777" w:rsidR="00D10D57" w:rsidRPr="00517B66" w:rsidRDefault="00D10D57" w:rsidP="00D10D57">
            <w:pPr>
              <w:jc w:val="both"/>
              <w:rPr>
                <w:b/>
              </w:rPr>
            </w:pPr>
            <w:r w:rsidRPr="00E37AD4">
              <w:rPr>
                <w:b/>
              </w:rPr>
              <w:t>Section d’affichage des personnels</w:t>
            </w:r>
          </w:p>
        </w:tc>
        <w:tc>
          <w:tcPr>
            <w:tcW w:w="6373" w:type="dxa"/>
          </w:tcPr>
          <w:p w14:paraId="3012601F" w14:textId="77777777" w:rsidR="00D10D57" w:rsidRDefault="00D10D57" w:rsidP="00D10D57">
            <w:pPr>
              <w:jc w:val="both"/>
            </w:pPr>
            <w:r>
              <w:t>Elle est composée pour chaque résultat de recherche (s’il y en a) :</w:t>
            </w:r>
          </w:p>
          <w:p w14:paraId="4BFE4254" w14:textId="77777777" w:rsidR="00D10D57" w:rsidRDefault="00D10D57" w:rsidP="00B567D0">
            <w:pPr>
              <w:pStyle w:val="Paragraphedeliste"/>
              <w:numPr>
                <w:ilvl w:val="0"/>
                <w:numId w:val="1"/>
              </w:numPr>
              <w:jc w:val="both"/>
            </w:pPr>
            <w:r>
              <w:t>De photo : illustration de la personne concernée</w:t>
            </w:r>
          </w:p>
          <w:p w14:paraId="74436BC7" w14:textId="77777777" w:rsidR="00D10D57" w:rsidRDefault="00D10D57" w:rsidP="00B567D0">
            <w:pPr>
              <w:pStyle w:val="Paragraphedeliste"/>
              <w:numPr>
                <w:ilvl w:val="0"/>
                <w:numId w:val="1"/>
              </w:numPr>
              <w:jc w:val="both"/>
            </w:pPr>
            <w:r>
              <w:t>Du nom, prénom et profil de la personne au sein de FTHM</w:t>
            </w:r>
          </w:p>
          <w:p w14:paraId="598A9446" w14:textId="77777777" w:rsidR="00D10D57" w:rsidRDefault="00D10D57" w:rsidP="00B567D0">
            <w:pPr>
              <w:pStyle w:val="Paragraphedeliste"/>
              <w:numPr>
                <w:ilvl w:val="0"/>
                <w:numId w:val="1"/>
              </w:numPr>
              <w:jc w:val="both"/>
            </w:pPr>
            <w:r>
              <w:t>D’une icône mail : affiche le mail de la personne au survol de la souris</w:t>
            </w:r>
          </w:p>
          <w:p w14:paraId="34671952" w14:textId="77777777" w:rsidR="00D10D57" w:rsidRDefault="00D10D57" w:rsidP="00B567D0">
            <w:pPr>
              <w:pStyle w:val="Paragraphedeliste"/>
              <w:numPr>
                <w:ilvl w:val="0"/>
                <w:numId w:val="1"/>
              </w:numPr>
              <w:jc w:val="both"/>
            </w:pPr>
            <w:r>
              <w:t>D’une icône téléphone : affiche le numéro de la personne au survol de la souris</w:t>
            </w:r>
          </w:p>
        </w:tc>
      </w:tr>
      <w:tr w:rsidR="00D10D57" w14:paraId="3A168E2C" w14:textId="77777777" w:rsidTr="00FE542D">
        <w:tc>
          <w:tcPr>
            <w:tcW w:w="2689" w:type="dxa"/>
          </w:tcPr>
          <w:p w14:paraId="183F25E5" w14:textId="77777777" w:rsidR="00D10D57" w:rsidRPr="0038344E" w:rsidRDefault="00D10D57" w:rsidP="00D10D57">
            <w:pPr>
              <w:jc w:val="both"/>
              <w:rPr>
                <w:b/>
              </w:rPr>
            </w:pPr>
            <w:r w:rsidRPr="0038344E">
              <w:rPr>
                <w:b/>
              </w:rPr>
              <w:t>Règles de gestion</w:t>
            </w:r>
          </w:p>
        </w:tc>
        <w:tc>
          <w:tcPr>
            <w:tcW w:w="6373" w:type="dxa"/>
          </w:tcPr>
          <w:p w14:paraId="499D86C0" w14:textId="77777777" w:rsidR="00D10D57" w:rsidRDefault="00D10D57" w:rsidP="00B567D0">
            <w:pPr>
              <w:pStyle w:val="Paragraphedeliste"/>
              <w:numPr>
                <w:ilvl w:val="0"/>
                <w:numId w:val="3"/>
              </w:numPr>
              <w:jc w:val="both"/>
            </w:pPr>
            <w:r>
              <w:t>La barre de recherche sert uniquement pour la recherche de nom, prénoms, mail et téléphone de personnels</w:t>
            </w:r>
          </w:p>
          <w:p w14:paraId="3B47554F" w14:textId="77777777" w:rsidR="00D10D57" w:rsidRDefault="00D10D57" w:rsidP="00B567D0">
            <w:pPr>
              <w:pStyle w:val="Paragraphedeliste"/>
              <w:numPr>
                <w:ilvl w:val="0"/>
                <w:numId w:val="3"/>
              </w:numPr>
              <w:jc w:val="both"/>
            </w:pPr>
            <w:r>
              <w:t>Chaque personnel ayant un critère de recherche contenant le mot clé de recherche s’affiche dans le résultat de recherche.</w:t>
            </w:r>
          </w:p>
          <w:p w14:paraId="3AA07E35" w14:textId="77777777" w:rsidR="00D10D57" w:rsidRDefault="00D10D57" w:rsidP="00B567D0">
            <w:pPr>
              <w:pStyle w:val="Paragraphedeliste"/>
              <w:numPr>
                <w:ilvl w:val="0"/>
                <w:numId w:val="3"/>
              </w:numPr>
              <w:jc w:val="both"/>
            </w:pPr>
            <w:r>
              <w:t>Le mot clé de recherche n’est pas sensible à la casse s’il s’agit de majuscule ou de minuscule. Par contre elle est sensible à la casse pour les divers accents sur les lettres.</w:t>
            </w:r>
          </w:p>
        </w:tc>
      </w:tr>
    </w:tbl>
    <w:p w14:paraId="0E58FC70" w14:textId="77777777" w:rsidR="00D10D57" w:rsidRDefault="00D10D57" w:rsidP="00D10D57"/>
    <w:p w14:paraId="06D90EFC" w14:textId="77777777" w:rsidR="00D10D57" w:rsidRDefault="00D10D57" w:rsidP="00D10D57">
      <w:pPr>
        <w:pStyle w:val="Titre2"/>
      </w:pPr>
      <w:bookmarkStart w:id="44" w:name="_Toc76128487"/>
      <w:r>
        <w:t>Interface a</w:t>
      </w:r>
      <w:r w:rsidRPr="005D6840">
        <w:t>dministrateur</w:t>
      </w:r>
      <w:r>
        <w:t xml:space="preserve"> RHI</w:t>
      </w:r>
      <w:bookmarkEnd w:id="44"/>
    </w:p>
    <w:p w14:paraId="50209929" w14:textId="77777777" w:rsidR="00D10D57" w:rsidRDefault="00D10D57" w:rsidP="00D10D57">
      <w:pPr>
        <w:ind w:firstLine="708"/>
        <w:jc w:val="both"/>
      </w:pPr>
      <w:r>
        <w:t>Cette interface est dédiée spécialement pour le département RHI. Comparé à l’interface commune, elle permet d’ajouter un nouveau personnel dans le Trombinoscope, modifier un profil, gérer des demandes d’habilitation.</w:t>
      </w:r>
    </w:p>
    <w:p w14:paraId="0DA09BE7" w14:textId="77777777" w:rsidR="00D10D57" w:rsidRDefault="00D10D57" w:rsidP="00D10D57">
      <w:pPr>
        <w:ind w:firstLine="708"/>
        <w:jc w:val="both"/>
      </w:pPr>
      <w:r>
        <w:t>Chaque administrateur RHI doit pouvoir :</w:t>
      </w:r>
    </w:p>
    <w:p w14:paraId="6589B6DF" w14:textId="77777777" w:rsidR="00D10D57" w:rsidRDefault="00D10D57" w:rsidP="00B567D0">
      <w:pPr>
        <w:pStyle w:val="Paragraphedeliste"/>
        <w:numPr>
          <w:ilvl w:val="0"/>
          <w:numId w:val="1"/>
        </w:numPr>
        <w:jc w:val="both"/>
      </w:pPr>
      <w:r>
        <w:t>Avoir accès aux interfaces communes</w:t>
      </w:r>
      <w:r>
        <w:rPr>
          <w:rStyle w:val="Appelnotedebasdep"/>
        </w:rPr>
        <w:footnoteReference w:id="1"/>
      </w:r>
      <w:r>
        <w:t>, à savoir la page d’authentification et d’exploration en lecture seule de trombinoscope</w:t>
      </w:r>
    </w:p>
    <w:p w14:paraId="6F396D90" w14:textId="77777777" w:rsidR="00D10D57" w:rsidRDefault="00D10D57" w:rsidP="00B567D0">
      <w:pPr>
        <w:pStyle w:val="Paragraphedeliste"/>
        <w:numPr>
          <w:ilvl w:val="0"/>
          <w:numId w:val="1"/>
        </w:numPr>
        <w:jc w:val="both"/>
      </w:pPr>
      <w:r>
        <w:t>Avoir une interface d’administration incluant les onglets:</w:t>
      </w:r>
    </w:p>
    <w:p w14:paraId="092D2461" w14:textId="77777777" w:rsidR="00D10D57" w:rsidRDefault="00D10D57" w:rsidP="00B567D0">
      <w:pPr>
        <w:pStyle w:val="Paragraphedeliste"/>
        <w:numPr>
          <w:ilvl w:val="1"/>
          <w:numId w:val="1"/>
        </w:numPr>
        <w:jc w:val="both"/>
      </w:pPr>
      <w:r>
        <w:t>Ajouter un personnel</w:t>
      </w:r>
    </w:p>
    <w:p w14:paraId="23D9427B" w14:textId="77777777" w:rsidR="00D10D57" w:rsidRDefault="00D10D57" w:rsidP="00B567D0">
      <w:pPr>
        <w:pStyle w:val="Paragraphedeliste"/>
        <w:numPr>
          <w:ilvl w:val="1"/>
          <w:numId w:val="1"/>
        </w:numPr>
        <w:jc w:val="both"/>
      </w:pPr>
      <w:r>
        <w:t>Modifier le profil d’un personnel</w:t>
      </w:r>
    </w:p>
    <w:p w14:paraId="60D826B9" w14:textId="77777777" w:rsidR="00D10D57" w:rsidRDefault="00D10D57" w:rsidP="00B567D0">
      <w:pPr>
        <w:pStyle w:val="Paragraphedeliste"/>
        <w:numPr>
          <w:ilvl w:val="1"/>
          <w:numId w:val="1"/>
        </w:numPr>
        <w:jc w:val="both"/>
      </w:pPr>
      <w:r>
        <w:lastRenderedPageBreak/>
        <w:t>Supprimer un personnel</w:t>
      </w:r>
    </w:p>
    <w:p w14:paraId="5F527054" w14:textId="77777777" w:rsidR="00D10D57" w:rsidRDefault="00D10D57" w:rsidP="00B567D0">
      <w:pPr>
        <w:pStyle w:val="Paragraphedeliste"/>
        <w:numPr>
          <w:ilvl w:val="1"/>
          <w:numId w:val="1"/>
        </w:numPr>
        <w:jc w:val="both"/>
      </w:pPr>
      <w:r>
        <w:t>Gérer la demande d’habilitation d’un personnel</w:t>
      </w:r>
    </w:p>
    <w:p w14:paraId="78AC40A5" w14:textId="77777777" w:rsidR="00D10D57" w:rsidRDefault="00D10D57" w:rsidP="00B567D0">
      <w:pPr>
        <w:pStyle w:val="Paragraphedeliste"/>
        <w:numPr>
          <w:ilvl w:val="1"/>
          <w:numId w:val="1"/>
        </w:numPr>
        <w:jc w:val="both"/>
      </w:pPr>
      <w:r>
        <w:t xml:space="preserve">Liste du personnel : </w:t>
      </w:r>
      <w:r w:rsidRPr="00E37AD4">
        <w:t>habilitées, à désactiver et déshabilitées</w:t>
      </w:r>
      <w:r>
        <w:t xml:space="preserve"> </w:t>
      </w:r>
    </w:p>
    <w:p w14:paraId="0338FCFF" w14:textId="77777777" w:rsidR="00D10D57" w:rsidRDefault="00D10D57" w:rsidP="00B567D0">
      <w:pPr>
        <w:pStyle w:val="Paragraphedeliste"/>
        <w:numPr>
          <w:ilvl w:val="1"/>
          <w:numId w:val="1"/>
        </w:numPr>
        <w:jc w:val="both"/>
      </w:pPr>
      <w:r>
        <w:t>Restaurer les personnes archivées</w:t>
      </w:r>
    </w:p>
    <w:p w14:paraId="3C4E6A46" w14:textId="77777777" w:rsidR="00D10D57" w:rsidRDefault="00D10D57" w:rsidP="00D10D57">
      <w:pPr>
        <w:pStyle w:val="Paragraphedeliste"/>
        <w:jc w:val="both"/>
      </w:pPr>
    </w:p>
    <w:p w14:paraId="274FDCA5" w14:textId="202DA6B4" w:rsidR="00D10D57" w:rsidDel="00D073A7" w:rsidRDefault="00D10D57" w:rsidP="00D10D57">
      <w:pPr>
        <w:jc w:val="both"/>
        <w:rPr>
          <w:del w:id="45" w:author="Tokimahery" w:date="2021-08-05T09:33:00Z"/>
        </w:rPr>
      </w:pPr>
    </w:p>
    <w:p w14:paraId="3DD06EEC" w14:textId="12611A6A" w:rsidR="00D10D57" w:rsidDel="00D073A7" w:rsidRDefault="00D10D57" w:rsidP="00D10D57">
      <w:pPr>
        <w:jc w:val="both"/>
        <w:rPr>
          <w:del w:id="46" w:author="Tokimahery" w:date="2021-08-05T09:33:00Z"/>
        </w:rPr>
      </w:pPr>
    </w:p>
    <w:p w14:paraId="003C2A6E" w14:textId="77777777" w:rsidR="00D10D57" w:rsidRDefault="00D10D57" w:rsidP="00D10D57">
      <w:pPr>
        <w:jc w:val="both"/>
      </w:pPr>
    </w:p>
    <w:p w14:paraId="1F347782" w14:textId="77777777" w:rsidR="00D10D57" w:rsidRDefault="00D10D57" w:rsidP="00D10D57">
      <w:pPr>
        <w:jc w:val="both"/>
      </w:pPr>
      <w:r>
        <w:t>Pour la RHI, l’interface d’administration se présente comme suit, avec les options en surplus :</w:t>
      </w:r>
    </w:p>
    <w:p w14:paraId="3AD97CE3" w14:textId="77777777" w:rsidR="00D10D57" w:rsidRDefault="00D10D57" w:rsidP="00D10D57">
      <w:pPr>
        <w:jc w:val="both"/>
      </w:pPr>
      <w:commentRangeStart w:id="47"/>
      <w:r>
        <w:rPr>
          <w:noProof/>
          <w:lang w:val="en-US"/>
        </w:rPr>
        <w:drawing>
          <wp:inline distT="0" distB="0" distL="0" distR="0" wp14:anchorId="40BF905F" wp14:editId="10125785">
            <wp:extent cx="5760085" cy="32397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ueil RHI.png"/>
                    <pic:cNvPicPr/>
                  </pic:nvPicPr>
                  <pic:blipFill>
                    <a:blip r:embed="rId16">
                      <a:extLst>
                        <a:ext uri="{28A0092B-C50C-407E-A947-70E740481C1C}">
                          <a14:useLocalDpi xmlns:a14="http://schemas.microsoft.com/office/drawing/2010/main" val="0"/>
                        </a:ext>
                      </a:extLst>
                    </a:blip>
                    <a:stretch>
                      <a:fillRect/>
                    </a:stretch>
                  </pic:blipFill>
                  <pic:spPr>
                    <a:xfrm>
                      <a:off x="0" y="0"/>
                      <a:ext cx="5760718" cy="3240403"/>
                    </a:xfrm>
                    <a:prstGeom prst="rect">
                      <a:avLst/>
                    </a:prstGeom>
                  </pic:spPr>
                </pic:pic>
              </a:graphicData>
            </a:graphic>
          </wp:inline>
        </w:drawing>
      </w:r>
      <w:commentRangeEnd w:id="47"/>
      <w:r w:rsidR="00D073A7">
        <w:rPr>
          <w:rStyle w:val="Marquedecommentaire"/>
        </w:rPr>
        <w:commentReference w:id="47"/>
      </w:r>
    </w:p>
    <w:p w14:paraId="4498DD57" w14:textId="77777777" w:rsidR="00D10D57" w:rsidRDefault="00D10D57" w:rsidP="00D10D57">
      <w:pPr>
        <w:pStyle w:val="Lgende"/>
      </w:pPr>
      <w:bookmarkStart w:id="48" w:name="_Toc76128522"/>
      <w:r>
        <w:t xml:space="preserve">Figure </w:t>
      </w:r>
      <w:fldSimple w:instr=" SEQ Figure \* ARABIC ">
        <w:r w:rsidR="001C3B3A">
          <w:rPr>
            <w:noProof/>
          </w:rPr>
          <w:t>6</w:t>
        </w:r>
      </w:fldSimple>
      <w:r>
        <w:t xml:space="preserve">: </w:t>
      </w:r>
      <w:r w:rsidRPr="00CE3569">
        <w:t>Présentation de l'interface pour la RHI</w:t>
      </w:r>
      <w:bookmarkEnd w:id="48"/>
    </w:p>
    <w:p w14:paraId="37703A62" w14:textId="77777777" w:rsidR="00D10D57" w:rsidRDefault="00D10D57" w:rsidP="00D10D57">
      <w:pPr>
        <w:jc w:val="both"/>
      </w:pPr>
    </w:p>
    <w:tbl>
      <w:tblPr>
        <w:tblStyle w:val="Grilledutableau"/>
        <w:tblW w:w="0" w:type="auto"/>
        <w:tblLook w:val="04A0" w:firstRow="1" w:lastRow="0" w:firstColumn="1" w:lastColumn="0" w:noHBand="0" w:noVBand="1"/>
      </w:tblPr>
      <w:tblGrid>
        <w:gridCol w:w="2689"/>
        <w:gridCol w:w="6373"/>
      </w:tblGrid>
      <w:tr w:rsidR="00D10D57" w14:paraId="2FEE8C0C" w14:textId="77777777" w:rsidTr="00FE542D">
        <w:tc>
          <w:tcPr>
            <w:tcW w:w="9062" w:type="dxa"/>
            <w:gridSpan w:val="2"/>
          </w:tcPr>
          <w:p w14:paraId="677C8B07" w14:textId="77777777" w:rsidR="00D10D57" w:rsidRDefault="00D10D57" w:rsidP="00D10D57">
            <w:pPr>
              <w:jc w:val="center"/>
            </w:pPr>
            <w:r w:rsidRPr="00BE0BD5">
              <w:rPr>
                <w:b/>
              </w:rPr>
              <w:t>Fiche de description de fonctionnalité</w:t>
            </w:r>
          </w:p>
        </w:tc>
      </w:tr>
      <w:tr w:rsidR="00D10D57" w14:paraId="52A16F37" w14:textId="77777777" w:rsidTr="00FE542D">
        <w:tc>
          <w:tcPr>
            <w:tcW w:w="2689" w:type="dxa"/>
          </w:tcPr>
          <w:p w14:paraId="6D7F6F8A" w14:textId="77777777" w:rsidR="00D10D57" w:rsidRDefault="00D10D57" w:rsidP="00D10D57">
            <w:pPr>
              <w:jc w:val="both"/>
            </w:pPr>
            <w:r w:rsidRPr="00BE0BD5">
              <w:rPr>
                <w:b/>
              </w:rPr>
              <w:t>Nom de la fonctionnalité</w:t>
            </w:r>
          </w:p>
        </w:tc>
        <w:tc>
          <w:tcPr>
            <w:tcW w:w="6373" w:type="dxa"/>
          </w:tcPr>
          <w:p w14:paraId="4CE6F067" w14:textId="77777777" w:rsidR="00D10D57" w:rsidRDefault="00D10D57" w:rsidP="00D10D57">
            <w:pPr>
              <w:jc w:val="both"/>
            </w:pPr>
            <w:r>
              <w:t>Affichage de l’interface d’administration</w:t>
            </w:r>
            <w:r w:rsidDel="00452A0A">
              <w:t xml:space="preserve"> </w:t>
            </w:r>
            <w:r>
              <w:t>RHI</w:t>
            </w:r>
          </w:p>
        </w:tc>
      </w:tr>
      <w:tr w:rsidR="00D10D57" w14:paraId="69842EB7" w14:textId="77777777" w:rsidTr="00FE542D">
        <w:tc>
          <w:tcPr>
            <w:tcW w:w="2689" w:type="dxa"/>
          </w:tcPr>
          <w:p w14:paraId="16347BFB" w14:textId="77777777" w:rsidR="00D10D57" w:rsidRDefault="00D10D57" w:rsidP="00D10D57">
            <w:pPr>
              <w:jc w:val="both"/>
            </w:pPr>
            <w:r w:rsidRPr="00BE0BD5">
              <w:rPr>
                <w:b/>
              </w:rPr>
              <w:t>Description sommaire</w:t>
            </w:r>
          </w:p>
        </w:tc>
        <w:tc>
          <w:tcPr>
            <w:tcW w:w="6373" w:type="dxa"/>
          </w:tcPr>
          <w:p w14:paraId="76850E58" w14:textId="77777777" w:rsidR="00D10D57" w:rsidRDefault="00D10D57" w:rsidP="00D10D57">
            <w:pPr>
              <w:jc w:val="both"/>
            </w:pPr>
            <w:r>
              <w:t>Il s’agit de la fonctionnalité d’administration de Trombinoscope pour un administrateur RHI. C’est là où l’administrateur RHI effectue les diverses manipulations des employés de FTHM (création, modification, suppression, gestion des habilitations, …).</w:t>
            </w:r>
          </w:p>
        </w:tc>
      </w:tr>
      <w:tr w:rsidR="00D10D57" w14:paraId="39406963" w14:textId="77777777" w:rsidTr="00FE542D">
        <w:tc>
          <w:tcPr>
            <w:tcW w:w="9062" w:type="dxa"/>
            <w:gridSpan w:val="2"/>
          </w:tcPr>
          <w:p w14:paraId="0F01204A" w14:textId="77777777" w:rsidR="00D10D57" w:rsidRDefault="00D10D57" w:rsidP="00D10D57">
            <w:pPr>
              <w:jc w:val="both"/>
            </w:pPr>
            <w:r w:rsidRPr="001B2B57">
              <w:rPr>
                <w:b/>
              </w:rPr>
              <w:t>Fonctionnalités attendues</w:t>
            </w:r>
            <w:r>
              <w:rPr>
                <w:b/>
              </w:rPr>
              <w:t xml:space="preserve"> par composants</w:t>
            </w:r>
          </w:p>
        </w:tc>
      </w:tr>
      <w:tr w:rsidR="00D10D57" w14:paraId="79CCC54F" w14:textId="77777777" w:rsidTr="00FE542D">
        <w:tc>
          <w:tcPr>
            <w:tcW w:w="2689" w:type="dxa"/>
          </w:tcPr>
          <w:p w14:paraId="7717BEC6" w14:textId="77777777" w:rsidR="00D10D57" w:rsidRDefault="00D10D57" w:rsidP="00D10D57">
            <w:pPr>
              <w:jc w:val="both"/>
            </w:pPr>
            <w:r>
              <w:t>Barre de navigation</w:t>
            </w:r>
          </w:p>
        </w:tc>
        <w:tc>
          <w:tcPr>
            <w:tcW w:w="6373" w:type="dxa"/>
          </w:tcPr>
          <w:p w14:paraId="64FE9A87" w14:textId="77777777" w:rsidR="00D10D57" w:rsidRDefault="00D10D57" w:rsidP="00D10D57">
            <w:pPr>
              <w:jc w:val="both"/>
            </w:pPr>
            <w:r>
              <w:t>Elle est composée :</w:t>
            </w:r>
          </w:p>
          <w:p w14:paraId="167B1CC4" w14:textId="77777777" w:rsidR="00D10D57" w:rsidRDefault="00D10D57" w:rsidP="00B567D0">
            <w:pPr>
              <w:pStyle w:val="Paragraphedeliste"/>
              <w:numPr>
                <w:ilvl w:val="0"/>
                <w:numId w:val="1"/>
              </w:numPr>
              <w:jc w:val="both"/>
            </w:pPr>
            <w:r>
              <w:t>Du menu département : affiche les départements existants chez FTHM.</w:t>
            </w:r>
          </w:p>
          <w:p w14:paraId="0C0B3804" w14:textId="77777777" w:rsidR="00D10D57" w:rsidRDefault="00D10D57" w:rsidP="00B567D0">
            <w:pPr>
              <w:pStyle w:val="Paragraphedeliste"/>
              <w:numPr>
                <w:ilvl w:val="0"/>
                <w:numId w:val="2"/>
              </w:numPr>
              <w:jc w:val="both"/>
            </w:pPr>
            <w:r>
              <w:t>ADMINISTRATION </w:t>
            </w:r>
          </w:p>
          <w:p w14:paraId="25709665" w14:textId="77777777" w:rsidR="00D10D57" w:rsidRDefault="00D10D57" w:rsidP="00B567D0">
            <w:pPr>
              <w:pStyle w:val="Paragraphedeliste"/>
              <w:numPr>
                <w:ilvl w:val="0"/>
                <w:numId w:val="2"/>
              </w:numPr>
              <w:jc w:val="both"/>
            </w:pPr>
            <w:r>
              <w:t>AMOA</w:t>
            </w:r>
          </w:p>
          <w:p w14:paraId="6B466938" w14:textId="77777777" w:rsidR="00D10D57" w:rsidRDefault="00D10D57" w:rsidP="00B567D0">
            <w:pPr>
              <w:pStyle w:val="Paragraphedeliste"/>
              <w:numPr>
                <w:ilvl w:val="0"/>
                <w:numId w:val="2"/>
              </w:numPr>
              <w:jc w:val="both"/>
            </w:pPr>
            <w:r>
              <w:t>ASSOCIE</w:t>
            </w:r>
          </w:p>
          <w:p w14:paraId="073F82F5" w14:textId="77777777" w:rsidR="00D10D57" w:rsidRDefault="00D10D57" w:rsidP="00B567D0">
            <w:pPr>
              <w:pStyle w:val="Paragraphedeliste"/>
              <w:numPr>
                <w:ilvl w:val="0"/>
                <w:numId w:val="2"/>
              </w:numPr>
              <w:jc w:val="both"/>
            </w:pPr>
            <w:r>
              <w:t>AUDIT</w:t>
            </w:r>
          </w:p>
          <w:p w14:paraId="2A8F9CFD" w14:textId="77777777" w:rsidR="00D10D57" w:rsidRDefault="00D10D57" w:rsidP="00B567D0">
            <w:pPr>
              <w:pStyle w:val="Paragraphedeliste"/>
              <w:numPr>
                <w:ilvl w:val="0"/>
                <w:numId w:val="2"/>
              </w:numPr>
              <w:jc w:val="both"/>
            </w:pPr>
            <w:r>
              <w:t>BPO COMPTA</w:t>
            </w:r>
          </w:p>
          <w:p w14:paraId="62866149" w14:textId="77777777" w:rsidR="00D10D57" w:rsidRDefault="00D10D57" w:rsidP="00B567D0">
            <w:pPr>
              <w:pStyle w:val="Paragraphedeliste"/>
              <w:numPr>
                <w:ilvl w:val="0"/>
                <w:numId w:val="2"/>
              </w:numPr>
              <w:jc w:val="both"/>
            </w:pPr>
            <w:r>
              <w:t>BPO RH</w:t>
            </w:r>
          </w:p>
          <w:p w14:paraId="584F2361" w14:textId="77777777" w:rsidR="00D10D57" w:rsidRDefault="00D10D57" w:rsidP="00B567D0">
            <w:pPr>
              <w:pStyle w:val="Paragraphedeliste"/>
              <w:numPr>
                <w:ilvl w:val="0"/>
                <w:numId w:val="2"/>
              </w:numPr>
              <w:jc w:val="both"/>
            </w:pPr>
            <w:r>
              <w:lastRenderedPageBreak/>
              <w:t>COMMERCIAL</w:t>
            </w:r>
          </w:p>
          <w:p w14:paraId="6F0D35B9" w14:textId="77777777" w:rsidR="00D10D57" w:rsidRDefault="00D10D57" w:rsidP="00B567D0">
            <w:pPr>
              <w:pStyle w:val="Paragraphedeliste"/>
              <w:numPr>
                <w:ilvl w:val="0"/>
                <w:numId w:val="2"/>
              </w:numPr>
              <w:jc w:val="both"/>
            </w:pPr>
            <w:r>
              <w:t>COMMUNICATION</w:t>
            </w:r>
          </w:p>
          <w:p w14:paraId="68D2F337" w14:textId="77777777" w:rsidR="00D10D57" w:rsidRDefault="00D10D57" w:rsidP="00B567D0">
            <w:pPr>
              <w:pStyle w:val="Paragraphedeliste"/>
              <w:numPr>
                <w:ilvl w:val="0"/>
                <w:numId w:val="2"/>
              </w:numPr>
              <w:jc w:val="both"/>
            </w:pPr>
            <w:r>
              <w:t>DAF</w:t>
            </w:r>
          </w:p>
          <w:p w14:paraId="7FC96C4E" w14:textId="77777777" w:rsidR="00D10D57" w:rsidRDefault="00D10D57" w:rsidP="00B567D0">
            <w:pPr>
              <w:pStyle w:val="Paragraphedeliste"/>
              <w:numPr>
                <w:ilvl w:val="0"/>
                <w:numId w:val="2"/>
              </w:numPr>
              <w:jc w:val="both"/>
            </w:pPr>
            <w:r>
              <w:t>FINANCE</w:t>
            </w:r>
          </w:p>
          <w:p w14:paraId="6D4CD8AE" w14:textId="77777777" w:rsidR="00D10D57" w:rsidRDefault="00D10D57" w:rsidP="00B567D0">
            <w:pPr>
              <w:pStyle w:val="Paragraphedeliste"/>
              <w:numPr>
                <w:ilvl w:val="0"/>
                <w:numId w:val="2"/>
              </w:numPr>
              <w:jc w:val="both"/>
            </w:pPr>
            <w:r>
              <w:t>INFO</w:t>
            </w:r>
          </w:p>
          <w:p w14:paraId="38217E3A" w14:textId="77777777" w:rsidR="00D10D57" w:rsidRDefault="00D10D57" w:rsidP="00B567D0">
            <w:pPr>
              <w:pStyle w:val="Paragraphedeliste"/>
              <w:numPr>
                <w:ilvl w:val="0"/>
                <w:numId w:val="2"/>
              </w:numPr>
              <w:jc w:val="both"/>
            </w:pPr>
            <w:r>
              <w:t>ORGA</w:t>
            </w:r>
          </w:p>
          <w:p w14:paraId="77F44A03" w14:textId="77777777" w:rsidR="00D10D57" w:rsidRDefault="00D10D57" w:rsidP="00B567D0">
            <w:pPr>
              <w:pStyle w:val="Paragraphedeliste"/>
              <w:numPr>
                <w:ilvl w:val="0"/>
                <w:numId w:val="2"/>
              </w:numPr>
              <w:jc w:val="both"/>
            </w:pPr>
            <w:r>
              <w:t>QUALITE</w:t>
            </w:r>
          </w:p>
          <w:p w14:paraId="71C85836" w14:textId="77777777" w:rsidR="00D10D57" w:rsidRDefault="00D10D57" w:rsidP="00B567D0">
            <w:pPr>
              <w:pStyle w:val="Paragraphedeliste"/>
              <w:numPr>
                <w:ilvl w:val="0"/>
                <w:numId w:val="2"/>
              </w:numPr>
              <w:jc w:val="both"/>
            </w:pPr>
            <w:r>
              <w:t>RHC</w:t>
            </w:r>
          </w:p>
          <w:p w14:paraId="2DED0B07" w14:textId="77777777" w:rsidR="00D10D57" w:rsidRDefault="00D10D57" w:rsidP="00B567D0">
            <w:pPr>
              <w:pStyle w:val="Paragraphedeliste"/>
              <w:numPr>
                <w:ilvl w:val="0"/>
                <w:numId w:val="2"/>
              </w:numPr>
              <w:jc w:val="both"/>
            </w:pPr>
            <w:r>
              <w:t>RHI</w:t>
            </w:r>
          </w:p>
        </w:tc>
      </w:tr>
      <w:tr w:rsidR="00D10D57" w14:paraId="51EB04E9" w14:textId="77777777" w:rsidTr="00FE542D">
        <w:tc>
          <w:tcPr>
            <w:tcW w:w="2689" w:type="dxa"/>
          </w:tcPr>
          <w:p w14:paraId="3FBA69A0" w14:textId="77777777" w:rsidR="00D10D57" w:rsidRDefault="00D10D57" w:rsidP="00D10D57">
            <w:pPr>
              <w:tabs>
                <w:tab w:val="left" w:pos="1155"/>
              </w:tabs>
              <w:jc w:val="both"/>
            </w:pPr>
            <w:r>
              <w:lastRenderedPageBreak/>
              <w:t>Logo</w:t>
            </w:r>
          </w:p>
        </w:tc>
        <w:tc>
          <w:tcPr>
            <w:tcW w:w="6373" w:type="dxa"/>
          </w:tcPr>
          <w:p w14:paraId="6D72F7C3" w14:textId="77777777" w:rsidR="00D10D57" w:rsidRDefault="00D10D57" w:rsidP="00B567D0">
            <w:pPr>
              <w:pStyle w:val="Paragraphedeliste"/>
              <w:numPr>
                <w:ilvl w:val="0"/>
                <w:numId w:val="1"/>
              </w:numPr>
              <w:jc w:val="both"/>
            </w:pPr>
            <w:r>
              <w:t>Bouton cliquable</w:t>
            </w:r>
          </w:p>
          <w:p w14:paraId="6E97EF78" w14:textId="77777777" w:rsidR="00D10D57" w:rsidRDefault="00D10D57" w:rsidP="00B567D0">
            <w:pPr>
              <w:pStyle w:val="Paragraphedeliste"/>
              <w:numPr>
                <w:ilvl w:val="0"/>
                <w:numId w:val="1"/>
              </w:numPr>
              <w:jc w:val="both"/>
            </w:pPr>
            <w:r>
              <w:t>Permet l’activation et la désactivation du mode administrateur</w:t>
            </w:r>
          </w:p>
          <w:p w14:paraId="55CAC3B5" w14:textId="77777777" w:rsidR="00D10D57" w:rsidRDefault="00D10D57" w:rsidP="00B567D0">
            <w:pPr>
              <w:pStyle w:val="Paragraphedeliste"/>
              <w:numPr>
                <w:ilvl w:val="0"/>
                <w:numId w:val="1"/>
              </w:numPr>
              <w:jc w:val="both"/>
            </w:pPr>
            <w:r>
              <w:t>Renvoie à la première page de l’interface d’exploration (en lecture seule) de Trombinoscope au clic si le mode « administrateur » est « off »</w:t>
            </w:r>
          </w:p>
          <w:p w14:paraId="5EC2CCFF" w14:textId="77777777" w:rsidR="00D10D57" w:rsidRDefault="00D10D57" w:rsidP="00B567D0">
            <w:pPr>
              <w:pStyle w:val="Paragraphedeliste"/>
              <w:numPr>
                <w:ilvl w:val="0"/>
                <w:numId w:val="1"/>
              </w:numPr>
              <w:jc w:val="both"/>
            </w:pPr>
            <w:r>
              <w:t>Permet l’apparition des divers menus et onglets d’administrations RHI au clic si le mode « administrateur » est « on »</w:t>
            </w:r>
          </w:p>
          <w:p w14:paraId="723F2F18" w14:textId="77777777" w:rsidR="00D10D57" w:rsidRDefault="00D10D57" w:rsidP="00B567D0">
            <w:pPr>
              <w:pStyle w:val="Paragraphedeliste"/>
              <w:numPr>
                <w:ilvl w:val="0"/>
                <w:numId w:val="1"/>
              </w:numPr>
              <w:jc w:val="both"/>
            </w:pPr>
            <w:r>
              <w:t>Doit comporter un fond en vert lorsque le mode administrateur est « on »</w:t>
            </w:r>
          </w:p>
          <w:p w14:paraId="7CFEB176" w14:textId="77777777" w:rsidR="00D10D57" w:rsidRDefault="00D10D57" w:rsidP="00B567D0">
            <w:pPr>
              <w:pStyle w:val="Paragraphedeliste"/>
              <w:numPr>
                <w:ilvl w:val="0"/>
                <w:numId w:val="1"/>
              </w:numPr>
              <w:jc w:val="both"/>
            </w:pPr>
            <w:r>
              <w:t>Ne doit comporter aucun fond (fond blanc) lorsque le mode administrateur est « off »</w:t>
            </w:r>
          </w:p>
        </w:tc>
      </w:tr>
      <w:tr w:rsidR="00D10D57" w14:paraId="12FB99C6" w14:textId="77777777" w:rsidTr="00FE542D">
        <w:tc>
          <w:tcPr>
            <w:tcW w:w="2689" w:type="dxa"/>
          </w:tcPr>
          <w:p w14:paraId="40284107" w14:textId="77777777" w:rsidR="00D10D57" w:rsidRDefault="00D10D57" w:rsidP="00D10D57">
            <w:pPr>
              <w:tabs>
                <w:tab w:val="left" w:pos="1155"/>
              </w:tabs>
              <w:jc w:val="both"/>
            </w:pPr>
            <w:r>
              <w:t>Onglet « Ajouter personnel »</w:t>
            </w:r>
          </w:p>
        </w:tc>
        <w:tc>
          <w:tcPr>
            <w:tcW w:w="6373" w:type="dxa"/>
          </w:tcPr>
          <w:p w14:paraId="63536FF9" w14:textId="77777777" w:rsidR="00D10D57" w:rsidRDefault="00D10D57" w:rsidP="00D10D57">
            <w:pPr>
              <w:jc w:val="both"/>
            </w:pPr>
            <w:r>
              <w:t>Redirige vers un formulaire d’ajout de personnel</w:t>
            </w:r>
          </w:p>
        </w:tc>
      </w:tr>
      <w:tr w:rsidR="00D10D57" w14:paraId="69E51B22" w14:textId="77777777" w:rsidTr="00FE542D">
        <w:tc>
          <w:tcPr>
            <w:tcW w:w="2689" w:type="dxa"/>
          </w:tcPr>
          <w:p w14:paraId="5946ED23" w14:textId="77777777" w:rsidR="00D10D57" w:rsidRDefault="00D10D57" w:rsidP="00D10D57">
            <w:pPr>
              <w:tabs>
                <w:tab w:val="left" w:pos="1155"/>
              </w:tabs>
              <w:jc w:val="both"/>
            </w:pPr>
            <w:r>
              <w:t>Onglet « Liste du personnel »</w:t>
            </w:r>
          </w:p>
        </w:tc>
        <w:tc>
          <w:tcPr>
            <w:tcW w:w="6373" w:type="dxa"/>
          </w:tcPr>
          <w:p w14:paraId="11043800" w14:textId="77777777" w:rsidR="00D10D57" w:rsidRDefault="00D10D57" w:rsidP="00D10D57">
            <w:pPr>
              <w:jc w:val="both"/>
            </w:pPr>
            <w:r>
              <w:t>Redirige vers une page qui liste les personnels de FTHM distinguant les habilités et déshabilités</w:t>
            </w:r>
          </w:p>
        </w:tc>
      </w:tr>
      <w:tr w:rsidR="00D10D57" w14:paraId="37793F5D" w14:textId="77777777" w:rsidTr="00FE542D">
        <w:tc>
          <w:tcPr>
            <w:tcW w:w="2689" w:type="dxa"/>
          </w:tcPr>
          <w:p w14:paraId="154EDDF7" w14:textId="77777777" w:rsidR="00D10D57" w:rsidRDefault="00D10D57" w:rsidP="00D10D57">
            <w:pPr>
              <w:tabs>
                <w:tab w:val="left" w:pos="1155"/>
              </w:tabs>
              <w:jc w:val="both"/>
            </w:pPr>
            <w:r>
              <w:t>Onglet « Archives » </w:t>
            </w:r>
          </w:p>
        </w:tc>
        <w:tc>
          <w:tcPr>
            <w:tcW w:w="6373" w:type="dxa"/>
          </w:tcPr>
          <w:p w14:paraId="0DA614D1" w14:textId="77777777" w:rsidR="00D10D57" w:rsidRDefault="00D10D57" w:rsidP="00D10D57">
            <w:pPr>
              <w:jc w:val="both"/>
            </w:pPr>
            <w:r>
              <w:t>Redirige vers une page de possibilité de restauration</w:t>
            </w:r>
          </w:p>
        </w:tc>
      </w:tr>
      <w:tr w:rsidR="00D10D57" w14:paraId="4710F17E" w14:textId="77777777" w:rsidTr="00FE542D">
        <w:tc>
          <w:tcPr>
            <w:tcW w:w="2689" w:type="dxa"/>
          </w:tcPr>
          <w:p w14:paraId="4180976B" w14:textId="77777777" w:rsidR="00D10D57" w:rsidRDefault="00D10D57" w:rsidP="00D10D57">
            <w:pPr>
              <w:jc w:val="both"/>
            </w:pPr>
            <w:r>
              <w:t>Barre de recherche</w:t>
            </w:r>
          </w:p>
        </w:tc>
        <w:tc>
          <w:tcPr>
            <w:tcW w:w="6373" w:type="dxa"/>
          </w:tcPr>
          <w:p w14:paraId="7D3DCC65" w14:textId="77777777" w:rsidR="00D10D57" w:rsidRDefault="00D10D57" w:rsidP="00B567D0">
            <w:pPr>
              <w:pStyle w:val="Paragraphedeliste"/>
              <w:numPr>
                <w:ilvl w:val="0"/>
                <w:numId w:val="1"/>
              </w:numPr>
              <w:jc w:val="both"/>
            </w:pPr>
            <w:r>
              <w:t>Champ de saisie d’un mot clé à rechercher</w:t>
            </w:r>
          </w:p>
          <w:p w14:paraId="46D72771" w14:textId="77777777" w:rsidR="00D10D57" w:rsidRDefault="00D10D57" w:rsidP="00B567D0">
            <w:pPr>
              <w:pStyle w:val="Paragraphedeliste"/>
              <w:numPr>
                <w:ilvl w:val="0"/>
                <w:numId w:val="1"/>
              </w:numPr>
              <w:jc w:val="both"/>
            </w:pPr>
            <w:r>
              <w:t>Bouton avec icône « recherche » : affiche les résultats d’une recherche au clic.</w:t>
            </w:r>
          </w:p>
        </w:tc>
      </w:tr>
      <w:tr w:rsidR="00D10D57" w14:paraId="436E18A4" w14:textId="77777777" w:rsidTr="00FE542D">
        <w:tc>
          <w:tcPr>
            <w:tcW w:w="2689" w:type="dxa"/>
          </w:tcPr>
          <w:p w14:paraId="700D47A3" w14:textId="77777777" w:rsidR="00D10D57" w:rsidRDefault="00D10D57" w:rsidP="00D10D57">
            <w:pPr>
              <w:jc w:val="both"/>
            </w:pPr>
            <w:r>
              <w:t>Déconnexion</w:t>
            </w:r>
          </w:p>
        </w:tc>
        <w:tc>
          <w:tcPr>
            <w:tcW w:w="6373" w:type="dxa"/>
          </w:tcPr>
          <w:p w14:paraId="48822263" w14:textId="77777777" w:rsidR="00D10D57" w:rsidRDefault="00D10D57" w:rsidP="00D10D57">
            <w:pPr>
              <w:jc w:val="both"/>
            </w:pPr>
            <w:r>
              <w:t>L’icône déconnexion déconnecte l’utilisateur et le redirige vers la page d’authentification.</w:t>
            </w:r>
          </w:p>
        </w:tc>
      </w:tr>
      <w:tr w:rsidR="00D10D57" w14:paraId="5976F2BD" w14:textId="77777777" w:rsidTr="00FE542D">
        <w:tc>
          <w:tcPr>
            <w:tcW w:w="2689" w:type="dxa"/>
          </w:tcPr>
          <w:p w14:paraId="71B41BE6" w14:textId="77777777" w:rsidR="00D10D57" w:rsidRPr="008E508A" w:rsidRDefault="00D10D57" w:rsidP="00D10D57">
            <w:pPr>
              <w:jc w:val="both"/>
            </w:pPr>
            <w:r>
              <w:t>Section d’affichage des personnels</w:t>
            </w:r>
          </w:p>
        </w:tc>
        <w:tc>
          <w:tcPr>
            <w:tcW w:w="6373" w:type="dxa"/>
          </w:tcPr>
          <w:p w14:paraId="259F3BF8" w14:textId="77777777" w:rsidR="00D10D57" w:rsidRDefault="00D10D57" w:rsidP="00D10D57">
            <w:pPr>
              <w:jc w:val="both"/>
            </w:pPr>
            <w:r>
              <w:t>Elle est composée :</w:t>
            </w:r>
          </w:p>
          <w:p w14:paraId="68CC64D8" w14:textId="77777777" w:rsidR="00D10D57" w:rsidRDefault="00D10D57" w:rsidP="00B567D0">
            <w:pPr>
              <w:pStyle w:val="Paragraphedeliste"/>
              <w:numPr>
                <w:ilvl w:val="0"/>
                <w:numId w:val="1"/>
              </w:numPr>
              <w:jc w:val="both"/>
            </w:pPr>
            <w:r>
              <w:t>De bouton sur chaque profil utilisateur qui au clic déroule une liste d’options :</w:t>
            </w:r>
          </w:p>
          <w:p w14:paraId="0445A4D0" w14:textId="77777777" w:rsidR="00D10D57" w:rsidRDefault="00D10D57" w:rsidP="00B567D0">
            <w:pPr>
              <w:pStyle w:val="Paragraphedeliste"/>
              <w:numPr>
                <w:ilvl w:val="0"/>
                <w:numId w:val="5"/>
              </w:numPr>
              <w:jc w:val="both"/>
            </w:pPr>
            <w:r>
              <w:t>Modifier le profil : redirige vers un formulaire de modification du personnel ;</w:t>
            </w:r>
          </w:p>
          <w:p w14:paraId="7ED07A14" w14:textId="77777777" w:rsidR="00D10D57" w:rsidRDefault="00D10D57" w:rsidP="00B567D0">
            <w:pPr>
              <w:pStyle w:val="Paragraphedeliste"/>
              <w:numPr>
                <w:ilvl w:val="0"/>
                <w:numId w:val="5"/>
              </w:numPr>
              <w:jc w:val="both"/>
            </w:pPr>
            <w:r>
              <w:t>Supprimer le profil : supprime le personnel ;</w:t>
            </w:r>
          </w:p>
          <w:p w14:paraId="1EE84C26" w14:textId="77777777" w:rsidR="00D10D57" w:rsidRDefault="00D10D57" w:rsidP="00B567D0">
            <w:pPr>
              <w:pStyle w:val="Paragraphedeliste"/>
              <w:numPr>
                <w:ilvl w:val="0"/>
                <w:numId w:val="5"/>
              </w:numPr>
              <w:jc w:val="both"/>
            </w:pPr>
            <w:r>
              <w:t>Gérer la demande d’habilitation : redirige vers une page de gestion d’habilitation.</w:t>
            </w:r>
          </w:p>
          <w:p w14:paraId="50BE2372" w14:textId="77777777" w:rsidR="00D10D57" w:rsidRDefault="00D10D57" w:rsidP="00B567D0">
            <w:pPr>
              <w:pStyle w:val="Paragraphedeliste"/>
              <w:numPr>
                <w:ilvl w:val="0"/>
                <w:numId w:val="1"/>
              </w:numPr>
              <w:jc w:val="both"/>
            </w:pPr>
            <w:r>
              <w:t>De photos : illustrations des personnes concernées</w:t>
            </w:r>
          </w:p>
          <w:p w14:paraId="2962BDDB" w14:textId="77777777" w:rsidR="00D10D57" w:rsidRDefault="00D10D57" w:rsidP="00B567D0">
            <w:pPr>
              <w:pStyle w:val="Paragraphedeliste"/>
              <w:numPr>
                <w:ilvl w:val="0"/>
                <w:numId w:val="1"/>
              </w:numPr>
              <w:jc w:val="both"/>
            </w:pPr>
            <w:r>
              <w:t>De prénoms, noms et fonctions des personnes au sein de FTHM</w:t>
            </w:r>
          </w:p>
          <w:p w14:paraId="4C1A548C" w14:textId="77777777" w:rsidR="00D10D57" w:rsidRDefault="00D10D57" w:rsidP="00B567D0">
            <w:pPr>
              <w:pStyle w:val="Paragraphedeliste"/>
              <w:numPr>
                <w:ilvl w:val="0"/>
                <w:numId w:val="1"/>
              </w:numPr>
              <w:jc w:val="both"/>
            </w:pPr>
            <w:r>
              <w:t>D’icônes mails : affiche le mail de la personne au survol de la souris</w:t>
            </w:r>
          </w:p>
          <w:p w14:paraId="292A5E78" w14:textId="77777777" w:rsidR="00D10D57" w:rsidRDefault="00D10D57" w:rsidP="00B567D0">
            <w:pPr>
              <w:pStyle w:val="Paragraphedeliste"/>
              <w:numPr>
                <w:ilvl w:val="0"/>
                <w:numId w:val="1"/>
              </w:numPr>
              <w:jc w:val="both"/>
            </w:pPr>
            <w:r>
              <w:t>D’icônes téléphones : affiche le numéro de la personne au survol de la souris</w:t>
            </w:r>
          </w:p>
        </w:tc>
      </w:tr>
      <w:tr w:rsidR="00D10D57" w14:paraId="7BD7853E" w14:textId="77777777" w:rsidTr="00FE542D">
        <w:tc>
          <w:tcPr>
            <w:tcW w:w="2689" w:type="dxa"/>
          </w:tcPr>
          <w:p w14:paraId="434B31FF" w14:textId="77777777" w:rsidR="00D10D57" w:rsidRDefault="00D10D57" w:rsidP="00D10D57">
            <w:pPr>
              <w:jc w:val="both"/>
            </w:pPr>
            <w:r w:rsidRPr="0038344E">
              <w:rPr>
                <w:b/>
              </w:rPr>
              <w:t>Règles de gestion</w:t>
            </w:r>
          </w:p>
        </w:tc>
        <w:tc>
          <w:tcPr>
            <w:tcW w:w="6373" w:type="dxa"/>
          </w:tcPr>
          <w:p w14:paraId="36C9EEB6" w14:textId="77777777" w:rsidR="00D10D57" w:rsidRDefault="00D10D57" w:rsidP="00B567D0">
            <w:pPr>
              <w:pStyle w:val="Paragraphedeliste"/>
              <w:numPr>
                <w:ilvl w:val="0"/>
                <w:numId w:val="3"/>
              </w:numPr>
              <w:jc w:val="both"/>
            </w:pPr>
            <w:r>
              <w:t>Le bouton permettant d’avoir les options « modifier le profil », « Supprimer le profil » et « Gérer la demande d’habilitation » doit aussi apparaître sur les résultats de recherches lorsque le mode administrateur est « on »</w:t>
            </w:r>
          </w:p>
        </w:tc>
      </w:tr>
    </w:tbl>
    <w:p w14:paraId="161FA685" w14:textId="77777777" w:rsidR="00D10D57" w:rsidRPr="002517F1" w:rsidRDefault="00D10D57" w:rsidP="00D10D57"/>
    <w:p w14:paraId="5743EDB1" w14:textId="77777777" w:rsidR="00D10D57" w:rsidRDefault="00D10D57" w:rsidP="00D10D57">
      <w:pPr>
        <w:pStyle w:val="Titre3"/>
      </w:pPr>
      <w:bookmarkStart w:id="49" w:name="_Toc76128488"/>
      <w:r w:rsidRPr="00EB4204">
        <w:t>Ajouter</w:t>
      </w:r>
      <w:r>
        <w:t xml:space="preserve"> un </w:t>
      </w:r>
      <w:r w:rsidRPr="00EB4204">
        <w:t>personnel</w:t>
      </w:r>
      <w:bookmarkEnd w:id="49"/>
    </w:p>
    <w:p w14:paraId="6402940A" w14:textId="77777777" w:rsidR="00D10D57" w:rsidRDefault="00D10D57" w:rsidP="00D10D57">
      <w:pPr>
        <w:ind w:firstLine="708"/>
        <w:jc w:val="both"/>
      </w:pPr>
      <w:r>
        <w:t xml:space="preserve">Lors du recrutement d’un nouveau consultant, il est nécessaire de l’insérer dans Trombinoscope. C’est là que  l’administrateur RHI doit intervenir pour faire cet ajout. Il existe deux types de personnels qui sont : </w:t>
      </w:r>
    </w:p>
    <w:p w14:paraId="51F61D52" w14:textId="77777777" w:rsidR="00D10D57" w:rsidRDefault="00D10D57" w:rsidP="00B567D0">
      <w:pPr>
        <w:pStyle w:val="Paragraphedeliste"/>
        <w:numPr>
          <w:ilvl w:val="0"/>
          <w:numId w:val="1"/>
        </w:numPr>
        <w:jc w:val="both"/>
      </w:pPr>
      <w:r>
        <w:t>Associé</w:t>
      </w:r>
    </w:p>
    <w:p w14:paraId="69CFBCE3" w14:textId="77777777" w:rsidR="00D10D57" w:rsidRDefault="00D10D57" w:rsidP="00B567D0">
      <w:pPr>
        <w:pStyle w:val="Paragraphedeliste"/>
        <w:numPr>
          <w:ilvl w:val="0"/>
          <w:numId w:val="1"/>
        </w:numPr>
        <w:jc w:val="both"/>
      </w:pPr>
      <w:r>
        <w:t>Consultant</w:t>
      </w:r>
    </w:p>
    <w:p w14:paraId="618E3218" w14:textId="77777777" w:rsidR="00D10D57" w:rsidRDefault="00D10D57" w:rsidP="00B567D0">
      <w:pPr>
        <w:pStyle w:val="Titre4"/>
        <w:numPr>
          <w:ilvl w:val="0"/>
          <w:numId w:val="14"/>
        </w:numPr>
      </w:pPr>
      <w:bookmarkStart w:id="50" w:name="_Toc76128489"/>
      <w:r>
        <w:t>Ajout de personnel « Associé »</w:t>
      </w:r>
      <w:bookmarkEnd w:id="50"/>
    </w:p>
    <w:p w14:paraId="2724B68F" w14:textId="77777777" w:rsidR="00D10D57" w:rsidRPr="00B10E60" w:rsidRDefault="00D10D57" w:rsidP="00D10D57">
      <w:r>
        <w:t>La page d’ajout d’un associé est suggérée comme suit :</w:t>
      </w:r>
    </w:p>
    <w:p w14:paraId="467C5EBF" w14:textId="77777777" w:rsidR="00D10D57" w:rsidRDefault="00D10D57" w:rsidP="00D10D57">
      <w:pPr>
        <w:ind w:firstLine="708"/>
        <w:jc w:val="both"/>
      </w:pPr>
      <w:commentRangeStart w:id="51"/>
      <w:r>
        <w:rPr>
          <w:noProof/>
          <w:lang w:val="en-US"/>
        </w:rPr>
        <w:drawing>
          <wp:inline distT="0" distB="0" distL="0" distR="0" wp14:anchorId="2AB435FA" wp14:editId="5E87752F">
            <wp:extent cx="5760720" cy="32397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positive8.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commentRangeEnd w:id="51"/>
      <w:r w:rsidR="00D073A7">
        <w:rPr>
          <w:rStyle w:val="Marquedecommentaire"/>
        </w:rPr>
        <w:commentReference w:id="51"/>
      </w:r>
    </w:p>
    <w:p w14:paraId="2C4B9436" w14:textId="77777777" w:rsidR="00D10D57" w:rsidRDefault="00D10D57" w:rsidP="00D10D57">
      <w:pPr>
        <w:pStyle w:val="Lgende"/>
      </w:pPr>
      <w:bookmarkStart w:id="52" w:name="_Toc76128523"/>
      <w:r>
        <w:t xml:space="preserve">Figure </w:t>
      </w:r>
      <w:fldSimple w:instr=" SEQ Figure \* ARABIC ">
        <w:r w:rsidR="001C3B3A">
          <w:rPr>
            <w:noProof/>
          </w:rPr>
          <w:t>7</w:t>
        </w:r>
      </w:fldSimple>
      <w:r>
        <w:t xml:space="preserve">: </w:t>
      </w:r>
      <w:r w:rsidRPr="00202432">
        <w:t>Présentation de la page d'ajout d'un associé</w:t>
      </w:r>
      <w:bookmarkEnd w:id="52"/>
    </w:p>
    <w:tbl>
      <w:tblPr>
        <w:tblStyle w:val="Grilledutableau"/>
        <w:tblW w:w="0" w:type="auto"/>
        <w:tblLook w:val="04A0" w:firstRow="1" w:lastRow="0" w:firstColumn="1" w:lastColumn="0" w:noHBand="0" w:noVBand="1"/>
      </w:tblPr>
      <w:tblGrid>
        <w:gridCol w:w="2689"/>
        <w:gridCol w:w="6373"/>
      </w:tblGrid>
      <w:tr w:rsidR="00D10D57" w14:paraId="0D99957D" w14:textId="77777777" w:rsidTr="00FE542D">
        <w:tc>
          <w:tcPr>
            <w:tcW w:w="9062" w:type="dxa"/>
            <w:gridSpan w:val="2"/>
          </w:tcPr>
          <w:p w14:paraId="6A81B8C0" w14:textId="77777777" w:rsidR="00D10D57" w:rsidRDefault="00D10D57" w:rsidP="00D10D57">
            <w:pPr>
              <w:jc w:val="center"/>
            </w:pPr>
            <w:r w:rsidRPr="00BE0BD5">
              <w:rPr>
                <w:b/>
              </w:rPr>
              <w:t>Fiche de description de fonctionnalité</w:t>
            </w:r>
          </w:p>
        </w:tc>
      </w:tr>
      <w:tr w:rsidR="00D10D57" w14:paraId="49008A74" w14:textId="77777777" w:rsidTr="00FE542D">
        <w:tc>
          <w:tcPr>
            <w:tcW w:w="2689" w:type="dxa"/>
          </w:tcPr>
          <w:p w14:paraId="580899ED" w14:textId="77777777" w:rsidR="00D10D57" w:rsidRDefault="00D10D57" w:rsidP="00D10D57">
            <w:r w:rsidRPr="00BE0BD5">
              <w:rPr>
                <w:b/>
              </w:rPr>
              <w:t>Nom de la fonctionnalité</w:t>
            </w:r>
          </w:p>
        </w:tc>
        <w:tc>
          <w:tcPr>
            <w:tcW w:w="6373" w:type="dxa"/>
          </w:tcPr>
          <w:p w14:paraId="5D05F7CE" w14:textId="77777777" w:rsidR="00D10D57" w:rsidRDefault="00D10D57" w:rsidP="00D10D57">
            <w:r>
              <w:t>Ajout d’un personnel « Associé »</w:t>
            </w:r>
          </w:p>
        </w:tc>
      </w:tr>
      <w:tr w:rsidR="00D10D57" w14:paraId="7BC4E39E" w14:textId="77777777" w:rsidTr="00FE542D">
        <w:tc>
          <w:tcPr>
            <w:tcW w:w="2689" w:type="dxa"/>
          </w:tcPr>
          <w:p w14:paraId="34CC5E35" w14:textId="77777777" w:rsidR="00D10D57" w:rsidRDefault="00D10D57" w:rsidP="00D10D57">
            <w:r w:rsidRPr="00BE0BD5">
              <w:rPr>
                <w:b/>
              </w:rPr>
              <w:t>Description sommaire</w:t>
            </w:r>
          </w:p>
        </w:tc>
        <w:tc>
          <w:tcPr>
            <w:tcW w:w="6373" w:type="dxa"/>
          </w:tcPr>
          <w:p w14:paraId="1F46D778" w14:textId="77777777" w:rsidR="00D10D57" w:rsidRDefault="00D10D57" w:rsidP="00D10D57">
            <w:r>
              <w:t>Cette fonctionnalité permet la création de nouveau personnel FTHM dans Trombinoscope dont la fonction est « Associé ».</w:t>
            </w:r>
          </w:p>
        </w:tc>
      </w:tr>
      <w:tr w:rsidR="00D10D57" w14:paraId="4862F2F7" w14:textId="77777777" w:rsidTr="00FE542D">
        <w:tc>
          <w:tcPr>
            <w:tcW w:w="2689" w:type="dxa"/>
          </w:tcPr>
          <w:p w14:paraId="4B5D1A1C" w14:textId="77777777" w:rsidR="00D10D57" w:rsidRDefault="00D10D57" w:rsidP="00D10D57">
            <w:r w:rsidRPr="001B2B57">
              <w:rPr>
                <w:b/>
              </w:rPr>
              <w:t>Fonctionnalités attendues</w:t>
            </w:r>
          </w:p>
        </w:tc>
        <w:tc>
          <w:tcPr>
            <w:tcW w:w="6373" w:type="dxa"/>
          </w:tcPr>
          <w:p w14:paraId="4DBF8BCC" w14:textId="77777777" w:rsidR="00D10D57" w:rsidRDefault="00D10D57" w:rsidP="00D10D57">
            <w:r>
              <w:t>A la validation du formulaire d’ajout du personnel, une nouvelle section représentant la personne ajoutée doit apparaitre. Le profil nouvellement créé doit être visible dans la première page de trombinoscope parmi les associés.</w:t>
            </w:r>
          </w:p>
        </w:tc>
      </w:tr>
      <w:tr w:rsidR="00D10D57" w14:paraId="72D8300A" w14:textId="77777777" w:rsidTr="00FE542D">
        <w:tc>
          <w:tcPr>
            <w:tcW w:w="2689" w:type="dxa"/>
          </w:tcPr>
          <w:p w14:paraId="170FD01D" w14:textId="77777777" w:rsidR="00D10D57" w:rsidRDefault="00D10D57" w:rsidP="00D10D57">
            <w:pPr>
              <w:jc w:val="both"/>
              <w:rPr>
                <w:b/>
              </w:rPr>
            </w:pPr>
            <w:r>
              <w:rPr>
                <w:b/>
              </w:rPr>
              <w:t>Input</w:t>
            </w:r>
          </w:p>
        </w:tc>
        <w:tc>
          <w:tcPr>
            <w:tcW w:w="6373" w:type="dxa"/>
          </w:tcPr>
          <w:p w14:paraId="54AFAEF8" w14:textId="77777777" w:rsidR="00D10D57" w:rsidRDefault="00D10D57" w:rsidP="00D10D57">
            <w:pPr>
              <w:jc w:val="both"/>
            </w:pPr>
            <w:r>
              <w:t>Choix « Associé » sélectionné sur le « Type d’utilisateur à créer »</w:t>
            </w:r>
          </w:p>
        </w:tc>
      </w:tr>
      <w:tr w:rsidR="00D10D57" w14:paraId="02DB7196" w14:textId="77777777" w:rsidTr="00FE542D">
        <w:tc>
          <w:tcPr>
            <w:tcW w:w="2689" w:type="dxa"/>
          </w:tcPr>
          <w:p w14:paraId="6AB7E891" w14:textId="77777777" w:rsidR="00D10D57" w:rsidRDefault="00D10D57" w:rsidP="00D10D57">
            <w:pPr>
              <w:jc w:val="both"/>
            </w:pPr>
            <w:r>
              <w:rPr>
                <w:b/>
              </w:rPr>
              <w:t>Composants</w:t>
            </w:r>
          </w:p>
          <w:p w14:paraId="2C61E31C" w14:textId="77777777" w:rsidR="00D10D57" w:rsidRPr="008E508A" w:rsidRDefault="00D10D57" w:rsidP="00D10D57">
            <w:pPr>
              <w:jc w:val="both"/>
            </w:pPr>
          </w:p>
        </w:tc>
        <w:tc>
          <w:tcPr>
            <w:tcW w:w="6373" w:type="dxa"/>
          </w:tcPr>
          <w:p w14:paraId="42527A3F" w14:textId="77777777" w:rsidR="00D10D57" w:rsidRDefault="00D10D57" w:rsidP="00D10D57">
            <w:pPr>
              <w:jc w:val="both"/>
            </w:pPr>
            <w:r>
              <w:t>Formulaire d’ajout d’un personnel composé de :</w:t>
            </w:r>
          </w:p>
          <w:p w14:paraId="71288AE4" w14:textId="77777777" w:rsidR="00D10D57" w:rsidRDefault="00D10D57" w:rsidP="00B567D0">
            <w:pPr>
              <w:pStyle w:val="Paragraphedeliste"/>
              <w:numPr>
                <w:ilvl w:val="0"/>
                <w:numId w:val="1"/>
              </w:numPr>
              <w:jc w:val="both"/>
            </w:pPr>
            <w:r>
              <w:t>Choix du « Type d’utilisateur à créer » : le choix dans ce cas-ci est « Associé »</w:t>
            </w:r>
          </w:p>
          <w:p w14:paraId="3B653C06" w14:textId="77777777" w:rsidR="00D10D57" w:rsidRDefault="00D10D57" w:rsidP="00B567D0">
            <w:pPr>
              <w:pStyle w:val="Paragraphedeliste"/>
              <w:numPr>
                <w:ilvl w:val="0"/>
                <w:numId w:val="1"/>
              </w:numPr>
              <w:jc w:val="both"/>
            </w:pPr>
            <w:r>
              <w:t>Champ « Insérer une photo » du personnel.</w:t>
            </w:r>
          </w:p>
          <w:p w14:paraId="35BC7AF0" w14:textId="77777777" w:rsidR="00D10D57" w:rsidRDefault="00D10D57" w:rsidP="00B567D0">
            <w:pPr>
              <w:pStyle w:val="Paragraphedeliste"/>
              <w:numPr>
                <w:ilvl w:val="0"/>
                <w:numId w:val="1"/>
              </w:numPr>
              <w:jc w:val="both"/>
            </w:pPr>
            <w:r>
              <w:t>Bouton « Parcourir » permettant de naviguer dans le dossier contenant la photo du personnel dans le PC de l’administrateur.</w:t>
            </w:r>
          </w:p>
          <w:p w14:paraId="1AC50AFA" w14:textId="77777777" w:rsidR="00D10D57" w:rsidRDefault="00D10D57" w:rsidP="00B567D0">
            <w:pPr>
              <w:pStyle w:val="Paragraphedeliste"/>
              <w:numPr>
                <w:ilvl w:val="0"/>
                <w:numId w:val="1"/>
              </w:numPr>
              <w:jc w:val="both"/>
            </w:pPr>
            <w:r>
              <w:t>Champ de saisie du « Nom » du personnel</w:t>
            </w:r>
          </w:p>
          <w:p w14:paraId="1442DEBB" w14:textId="77777777" w:rsidR="00D10D57" w:rsidRDefault="00D10D57" w:rsidP="00B567D0">
            <w:pPr>
              <w:pStyle w:val="Paragraphedeliste"/>
              <w:numPr>
                <w:ilvl w:val="0"/>
                <w:numId w:val="1"/>
              </w:numPr>
              <w:jc w:val="both"/>
            </w:pPr>
            <w:r>
              <w:lastRenderedPageBreak/>
              <w:t>Champ de saisie du « Prénom » du personnel</w:t>
            </w:r>
          </w:p>
          <w:p w14:paraId="64677177" w14:textId="77777777" w:rsidR="00D10D57" w:rsidRDefault="00D10D57" w:rsidP="00B567D0">
            <w:pPr>
              <w:pStyle w:val="Paragraphedeliste"/>
              <w:numPr>
                <w:ilvl w:val="0"/>
                <w:numId w:val="1"/>
              </w:numPr>
              <w:jc w:val="both"/>
            </w:pPr>
            <w:r>
              <w:t>Champ de saisie du « Prénom d’appellation » du personnel</w:t>
            </w:r>
          </w:p>
          <w:p w14:paraId="6F78D1A5" w14:textId="77777777" w:rsidR="00D10D57" w:rsidRDefault="00D10D57" w:rsidP="00B567D0">
            <w:pPr>
              <w:pStyle w:val="Paragraphedeliste"/>
              <w:numPr>
                <w:ilvl w:val="0"/>
                <w:numId w:val="1"/>
              </w:numPr>
              <w:jc w:val="both"/>
            </w:pPr>
            <w:r>
              <w:t>Champ de sélection des " Département à sa charge » au choix.</w:t>
            </w:r>
          </w:p>
          <w:p w14:paraId="090FAAF8" w14:textId="77777777" w:rsidR="00D10D57" w:rsidRDefault="00D10D57" w:rsidP="00B567D0">
            <w:pPr>
              <w:pStyle w:val="Paragraphedeliste"/>
              <w:numPr>
                <w:ilvl w:val="0"/>
                <w:numId w:val="1"/>
              </w:numPr>
              <w:jc w:val="both"/>
            </w:pPr>
            <w:r>
              <w:t>Icone « + » indiquant qu’il est possible d’ajouter d’autres « Département à sa charge »</w:t>
            </w:r>
          </w:p>
          <w:p w14:paraId="391EA1AB" w14:textId="77777777" w:rsidR="00D10D57" w:rsidRDefault="00D10D57" w:rsidP="00B567D0">
            <w:pPr>
              <w:pStyle w:val="Paragraphedeliste"/>
              <w:numPr>
                <w:ilvl w:val="0"/>
                <w:numId w:val="1"/>
              </w:numPr>
              <w:jc w:val="both"/>
            </w:pPr>
            <w:r>
              <w:t>Champ de saisie du « Mail » du personnel</w:t>
            </w:r>
          </w:p>
          <w:p w14:paraId="672CF216" w14:textId="77777777" w:rsidR="00D10D57" w:rsidRDefault="00D10D57" w:rsidP="00B567D0">
            <w:pPr>
              <w:pStyle w:val="Paragraphedeliste"/>
              <w:numPr>
                <w:ilvl w:val="0"/>
                <w:numId w:val="1"/>
              </w:numPr>
              <w:jc w:val="both"/>
            </w:pPr>
            <w:r>
              <w:t>Icone « + » indiquant qu’il est possible d’ajouter d’autres « Mail » (ex : fthmconsulting et qualex à la fois)</w:t>
            </w:r>
          </w:p>
          <w:p w14:paraId="42503572" w14:textId="77777777" w:rsidR="00D10D57" w:rsidRDefault="00D10D57" w:rsidP="00B567D0">
            <w:pPr>
              <w:pStyle w:val="Paragraphedeliste"/>
              <w:numPr>
                <w:ilvl w:val="0"/>
                <w:numId w:val="1"/>
              </w:numPr>
              <w:jc w:val="both"/>
            </w:pPr>
            <w:r>
              <w:t>Champ de saisie du numéro de « Téléphone » du personnel</w:t>
            </w:r>
          </w:p>
          <w:p w14:paraId="1A1F2F22" w14:textId="77777777" w:rsidR="00D10D57" w:rsidRDefault="00D10D57" w:rsidP="00B567D0">
            <w:pPr>
              <w:pStyle w:val="Paragraphedeliste"/>
              <w:numPr>
                <w:ilvl w:val="0"/>
                <w:numId w:val="1"/>
              </w:numPr>
              <w:jc w:val="both"/>
            </w:pPr>
            <w:r>
              <w:t>Icone « + » indiquant qu’il est possible d’ajouter d’autres « Téléphone »</w:t>
            </w:r>
          </w:p>
          <w:p w14:paraId="395FE13A" w14:textId="77777777" w:rsidR="00D10D57" w:rsidRDefault="00D10D57" w:rsidP="00B567D0">
            <w:pPr>
              <w:pStyle w:val="Paragraphedeliste"/>
              <w:numPr>
                <w:ilvl w:val="0"/>
                <w:numId w:val="1"/>
              </w:numPr>
              <w:jc w:val="both"/>
            </w:pPr>
            <w:r>
              <w:t>Champ de saisie du cursus du personnel composés de champs : « Période » , « Fonction » et « Lieu de travail »</w:t>
            </w:r>
          </w:p>
          <w:p w14:paraId="2E50388D" w14:textId="77777777" w:rsidR="00D10D57" w:rsidRDefault="00D10D57" w:rsidP="00B567D0">
            <w:pPr>
              <w:pStyle w:val="Paragraphedeliste"/>
              <w:numPr>
                <w:ilvl w:val="0"/>
                <w:numId w:val="1"/>
              </w:numPr>
              <w:jc w:val="both"/>
            </w:pPr>
            <w:r>
              <w:t>Icone « + » indiquant qu’il est possible d’ajouter d’autres « Cursus »</w:t>
            </w:r>
          </w:p>
          <w:p w14:paraId="569641D4" w14:textId="77777777" w:rsidR="00D10D57" w:rsidRDefault="00D10D57" w:rsidP="00B567D0">
            <w:pPr>
              <w:pStyle w:val="Paragraphedeliste"/>
              <w:numPr>
                <w:ilvl w:val="0"/>
                <w:numId w:val="1"/>
              </w:numPr>
              <w:jc w:val="both"/>
            </w:pPr>
            <w:r>
              <w:t>Bouton « Enregistrer », permettant l’enregistrement des éléments ajoutés. Ce bouton redirige vers la page représentant le profil du personnel nouvellement créé.</w:t>
            </w:r>
          </w:p>
          <w:p w14:paraId="5D683C3A" w14:textId="77777777" w:rsidR="00D10D57" w:rsidRDefault="00D10D57" w:rsidP="00B567D0">
            <w:pPr>
              <w:pStyle w:val="Paragraphedeliste"/>
              <w:numPr>
                <w:ilvl w:val="0"/>
                <w:numId w:val="1"/>
              </w:numPr>
              <w:jc w:val="both"/>
            </w:pPr>
            <w:r>
              <w:t>Bouton « Annuler », redirigeant à la première page de trombinoscope après l’authentification, avec le mode administrateur « on ».</w:t>
            </w:r>
          </w:p>
        </w:tc>
      </w:tr>
      <w:tr w:rsidR="00D10D57" w14:paraId="717E392F" w14:textId="77777777" w:rsidTr="00FE542D">
        <w:tc>
          <w:tcPr>
            <w:tcW w:w="2689" w:type="dxa"/>
          </w:tcPr>
          <w:p w14:paraId="37A14C47" w14:textId="77777777" w:rsidR="00D10D57" w:rsidRDefault="00D10D57" w:rsidP="00D10D57">
            <w:r w:rsidRPr="0038344E">
              <w:rPr>
                <w:b/>
              </w:rPr>
              <w:lastRenderedPageBreak/>
              <w:t>Règles de gestion</w:t>
            </w:r>
          </w:p>
        </w:tc>
        <w:tc>
          <w:tcPr>
            <w:tcW w:w="6373" w:type="dxa"/>
          </w:tcPr>
          <w:p w14:paraId="41F80FE5" w14:textId="77777777" w:rsidR="00D10D57" w:rsidRDefault="00D10D57" w:rsidP="00B567D0">
            <w:pPr>
              <w:pStyle w:val="Paragraphedeliste"/>
              <w:numPr>
                <w:ilvl w:val="0"/>
                <w:numId w:val="7"/>
              </w:numPr>
            </w:pPr>
            <w:r>
              <w:t>Tous les champs sont obligatoires.</w:t>
            </w:r>
          </w:p>
          <w:p w14:paraId="64869556" w14:textId="77777777" w:rsidR="00D10D57" w:rsidRDefault="00D10D57" w:rsidP="00B567D0">
            <w:pPr>
              <w:pStyle w:val="Paragraphedeliste"/>
              <w:numPr>
                <w:ilvl w:val="0"/>
                <w:numId w:val="7"/>
              </w:numPr>
            </w:pPr>
            <w:r>
              <w:t>Pour le champ « Type d’utilisateur à créer » au choix, les valeurs possibles seront :</w:t>
            </w:r>
          </w:p>
          <w:p w14:paraId="1A1BF995" w14:textId="77777777" w:rsidR="00D10D57" w:rsidRDefault="00D10D57" w:rsidP="00B567D0">
            <w:pPr>
              <w:pStyle w:val="Paragraphedeliste"/>
              <w:numPr>
                <w:ilvl w:val="1"/>
                <w:numId w:val="1"/>
              </w:numPr>
            </w:pPr>
            <w:r>
              <w:t>Associé</w:t>
            </w:r>
          </w:p>
          <w:p w14:paraId="3E428DD7" w14:textId="77777777" w:rsidR="00D10D57" w:rsidRDefault="00D10D57" w:rsidP="00B567D0">
            <w:pPr>
              <w:pStyle w:val="Paragraphedeliste"/>
              <w:numPr>
                <w:ilvl w:val="1"/>
                <w:numId w:val="1"/>
              </w:numPr>
            </w:pPr>
            <w:r>
              <w:t>consultant</w:t>
            </w:r>
          </w:p>
          <w:p w14:paraId="1A483A3D" w14:textId="77777777" w:rsidR="00D10D57" w:rsidRDefault="00D10D57" w:rsidP="00B567D0">
            <w:pPr>
              <w:pStyle w:val="Paragraphedeliste"/>
              <w:numPr>
                <w:ilvl w:val="0"/>
                <w:numId w:val="7"/>
              </w:numPr>
              <w:jc w:val="both"/>
            </w:pPr>
            <w:r>
              <w:t>Pour le champ « Département à sa charge » au choix, les valeurs possibles seront :</w:t>
            </w:r>
          </w:p>
          <w:p w14:paraId="5FEEF46D" w14:textId="77777777" w:rsidR="00D10D57" w:rsidRDefault="00D10D57" w:rsidP="00B567D0">
            <w:pPr>
              <w:pStyle w:val="Paragraphedeliste"/>
              <w:numPr>
                <w:ilvl w:val="0"/>
                <w:numId w:val="4"/>
              </w:numPr>
              <w:spacing w:after="160" w:line="259" w:lineRule="auto"/>
              <w:jc w:val="both"/>
            </w:pPr>
            <w:r>
              <w:t>ADMINISTRATION </w:t>
            </w:r>
          </w:p>
          <w:p w14:paraId="6D23D143" w14:textId="77777777" w:rsidR="00D10D57" w:rsidRDefault="00D10D57" w:rsidP="00B567D0">
            <w:pPr>
              <w:pStyle w:val="Paragraphedeliste"/>
              <w:numPr>
                <w:ilvl w:val="0"/>
                <w:numId w:val="4"/>
              </w:numPr>
              <w:spacing w:after="160" w:line="259" w:lineRule="auto"/>
              <w:jc w:val="both"/>
            </w:pPr>
            <w:r>
              <w:t>AMOA</w:t>
            </w:r>
          </w:p>
          <w:p w14:paraId="121FE51D" w14:textId="77777777" w:rsidR="00D10D57" w:rsidRDefault="00D10D57" w:rsidP="00B567D0">
            <w:pPr>
              <w:pStyle w:val="Paragraphedeliste"/>
              <w:numPr>
                <w:ilvl w:val="0"/>
                <w:numId w:val="4"/>
              </w:numPr>
              <w:spacing w:after="160" w:line="259" w:lineRule="auto"/>
              <w:jc w:val="both"/>
            </w:pPr>
            <w:r>
              <w:t>ASSOCIE</w:t>
            </w:r>
          </w:p>
          <w:p w14:paraId="6CA5410E" w14:textId="77777777" w:rsidR="00D10D57" w:rsidRDefault="00D10D57" w:rsidP="00B567D0">
            <w:pPr>
              <w:pStyle w:val="Paragraphedeliste"/>
              <w:numPr>
                <w:ilvl w:val="0"/>
                <w:numId w:val="4"/>
              </w:numPr>
              <w:spacing w:after="160" w:line="259" w:lineRule="auto"/>
              <w:jc w:val="both"/>
            </w:pPr>
            <w:r>
              <w:t>AUDIT</w:t>
            </w:r>
          </w:p>
          <w:p w14:paraId="1ABDA6C8" w14:textId="77777777" w:rsidR="00D10D57" w:rsidRDefault="00D10D57" w:rsidP="00B567D0">
            <w:pPr>
              <w:pStyle w:val="Paragraphedeliste"/>
              <w:numPr>
                <w:ilvl w:val="0"/>
                <w:numId w:val="4"/>
              </w:numPr>
              <w:spacing w:after="160" w:line="259" w:lineRule="auto"/>
              <w:jc w:val="both"/>
            </w:pPr>
            <w:r>
              <w:t>BPO COMPTA</w:t>
            </w:r>
          </w:p>
          <w:p w14:paraId="78B40152" w14:textId="77777777" w:rsidR="00D10D57" w:rsidRDefault="00D10D57" w:rsidP="00B567D0">
            <w:pPr>
              <w:pStyle w:val="Paragraphedeliste"/>
              <w:numPr>
                <w:ilvl w:val="0"/>
                <w:numId w:val="4"/>
              </w:numPr>
              <w:spacing w:after="160" w:line="259" w:lineRule="auto"/>
              <w:jc w:val="both"/>
            </w:pPr>
            <w:r>
              <w:t>BPO RH</w:t>
            </w:r>
          </w:p>
          <w:p w14:paraId="2CA3AF9C" w14:textId="77777777" w:rsidR="00D10D57" w:rsidRDefault="00D10D57" w:rsidP="00B567D0">
            <w:pPr>
              <w:pStyle w:val="Paragraphedeliste"/>
              <w:numPr>
                <w:ilvl w:val="0"/>
                <w:numId w:val="4"/>
              </w:numPr>
              <w:spacing w:after="160" w:line="259" w:lineRule="auto"/>
              <w:jc w:val="both"/>
            </w:pPr>
            <w:r>
              <w:t>COMMERCIAL</w:t>
            </w:r>
          </w:p>
          <w:p w14:paraId="1E94C13A" w14:textId="77777777" w:rsidR="00D10D57" w:rsidRDefault="00D10D57" w:rsidP="00B567D0">
            <w:pPr>
              <w:pStyle w:val="Paragraphedeliste"/>
              <w:numPr>
                <w:ilvl w:val="0"/>
                <w:numId w:val="4"/>
              </w:numPr>
              <w:spacing w:after="160" w:line="259" w:lineRule="auto"/>
              <w:jc w:val="both"/>
            </w:pPr>
            <w:r>
              <w:t>COMMUNICATION</w:t>
            </w:r>
          </w:p>
          <w:p w14:paraId="4BC58179" w14:textId="77777777" w:rsidR="00D10D57" w:rsidRDefault="00D10D57" w:rsidP="00B567D0">
            <w:pPr>
              <w:pStyle w:val="Paragraphedeliste"/>
              <w:numPr>
                <w:ilvl w:val="0"/>
                <w:numId w:val="4"/>
              </w:numPr>
              <w:jc w:val="both"/>
            </w:pPr>
            <w:r>
              <w:t>DAF</w:t>
            </w:r>
          </w:p>
          <w:p w14:paraId="7304C9A8" w14:textId="77777777" w:rsidR="00D10D57" w:rsidRDefault="00D10D57" w:rsidP="00B567D0">
            <w:pPr>
              <w:pStyle w:val="Paragraphedeliste"/>
              <w:numPr>
                <w:ilvl w:val="0"/>
                <w:numId w:val="4"/>
              </w:numPr>
              <w:spacing w:after="160" w:line="259" w:lineRule="auto"/>
              <w:jc w:val="both"/>
            </w:pPr>
            <w:r>
              <w:t>FINANCE</w:t>
            </w:r>
          </w:p>
          <w:p w14:paraId="19B935E8" w14:textId="77777777" w:rsidR="00D10D57" w:rsidRDefault="00D10D57" w:rsidP="00B567D0">
            <w:pPr>
              <w:pStyle w:val="Paragraphedeliste"/>
              <w:numPr>
                <w:ilvl w:val="0"/>
                <w:numId w:val="4"/>
              </w:numPr>
              <w:spacing w:after="160" w:line="259" w:lineRule="auto"/>
              <w:jc w:val="both"/>
            </w:pPr>
            <w:r>
              <w:t>INFO</w:t>
            </w:r>
          </w:p>
          <w:p w14:paraId="7155D321" w14:textId="77777777" w:rsidR="00D10D57" w:rsidRDefault="00D10D57" w:rsidP="00B567D0">
            <w:pPr>
              <w:pStyle w:val="Paragraphedeliste"/>
              <w:numPr>
                <w:ilvl w:val="0"/>
                <w:numId w:val="4"/>
              </w:numPr>
              <w:spacing w:after="160" w:line="259" w:lineRule="auto"/>
              <w:jc w:val="both"/>
            </w:pPr>
            <w:r>
              <w:t>ORGA</w:t>
            </w:r>
          </w:p>
          <w:p w14:paraId="04918EA1" w14:textId="77777777" w:rsidR="00D10D57" w:rsidRDefault="00D10D57" w:rsidP="00B567D0">
            <w:pPr>
              <w:pStyle w:val="Paragraphedeliste"/>
              <w:numPr>
                <w:ilvl w:val="0"/>
                <w:numId w:val="4"/>
              </w:numPr>
              <w:spacing w:after="160" w:line="259" w:lineRule="auto"/>
              <w:jc w:val="both"/>
            </w:pPr>
            <w:r>
              <w:t>QUALITE</w:t>
            </w:r>
          </w:p>
          <w:p w14:paraId="5F1970DB" w14:textId="77777777" w:rsidR="00D10D57" w:rsidRDefault="00D10D57" w:rsidP="00B567D0">
            <w:pPr>
              <w:pStyle w:val="Paragraphedeliste"/>
              <w:numPr>
                <w:ilvl w:val="0"/>
                <w:numId w:val="4"/>
              </w:numPr>
              <w:spacing w:after="160" w:line="259" w:lineRule="auto"/>
              <w:jc w:val="both"/>
            </w:pPr>
            <w:r>
              <w:t>RHC</w:t>
            </w:r>
          </w:p>
          <w:p w14:paraId="6E0B6E80" w14:textId="77777777" w:rsidR="00D10D57" w:rsidRDefault="00D10D57" w:rsidP="00B567D0">
            <w:pPr>
              <w:pStyle w:val="Paragraphedeliste"/>
              <w:numPr>
                <w:ilvl w:val="0"/>
                <w:numId w:val="4"/>
              </w:numPr>
              <w:jc w:val="both"/>
            </w:pPr>
            <w:r>
              <w:t>RHI</w:t>
            </w:r>
          </w:p>
          <w:p w14:paraId="479B28C0" w14:textId="77777777" w:rsidR="00D10D57" w:rsidRDefault="00D10D57" w:rsidP="00B567D0">
            <w:pPr>
              <w:pStyle w:val="Paragraphedeliste"/>
              <w:numPr>
                <w:ilvl w:val="0"/>
                <w:numId w:val="7"/>
              </w:numPr>
              <w:jc w:val="both"/>
            </w:pPr>
            <w:r>
              <w:t>Les champs « Département à sa charge », « Mail », « Téléphone » et « Cursus » peuvent avoir des enregistrements (valeurs) multiples.</w:t>
            </w:r>
          </w:p>
          <w:p w14:paraId="26771828" w14:textId="77777777" w:rsidR="00D10D57" w:rsidRDefault="00D10D57" w:rsidP="00B567D0">
            <w:pPr>
              <w:pStyle w:val="Paragraphedeliste"/>
              <w:numPr>
                <w:ilvl w:val="0"/>
                <w:numId w:val="7"/>
              </w:numPr>
              <w:jc w:val="both"/>
            </w:pPr>
            <w:r>
              <w:t>On peut rajouter comme on peut aussi supprimer les enregistrements (valeurs) des champs « Département à sa charge », « Mail », « Téléphone » et « Cursus ».</w:t>
            </w:r>
          </w:p>
          <w:p w14:paraId="41E6782B" w14:textId="77777777" w:rsidR="00D10D57" w:rsidRDefault="00D10D57" w:rsidP="00B567D0">
            <w:pPr>
              <w:pStyle w:val="Paragraphedeliste"/>
              <w:numPr>
                <w:ilvl w:val="0"/>
                <w:numId w:val="7"/>
              </w:numPr>
              <w:jc w:val="both"/>
            </w:pPr>
            <w:r>
              <w:t>Les seuls formats de photo intégrables sont : jpg, jpeg et png</w:t>
            </w:r>
          </w:p>
          <w:p w14:paraId="419CE7F5" w14:textId="77777777" w:rsidR="00D10D57" w:rsidRDefault="00D10D57" w:rsidP="00B567D0">
            <w:pPr>
              <w:pStyle w:val="Paragraphedeliste"/>
              <w:numPr>
                <w:ilvl w:val="0"/>
                <w:numId w:val="7"/>
              </w:numPr>
              <w:jc w:val="both"/>
            </w:pPr>
            <w:r>
              <w:lastRenderedPageBreak/>
              <w:t>Le « Nom » doit être tout en majuscule</w:t>
            </w:r>
          </w:p>
          <w:p w14:paraId="3B7B6FC8" w14:textId="77777777" w:rsidR="00D10D57" w:rsidRDefault="00D10D57" w:rsidP="00B567D0">
            <w:pPr>
              <w:pStyle w:val="Paragraphedeliste"/>
              <w:numPr>
                <w:ilvl w:val="0"/>
                <w:numId w:val="7"/>
              </w:numPr>
              <w:jc w:val="both"/>
            </w:pPr>
            <w:r>
              <w:t>Le(s) « Prénom » doit commencer par des Lettres Majuscules</w:t>
            </w:r>
          </w:p>
          <w:p w14:paraId="097C13F7" w14:textId="77777777" w:rsidR="00D10D57" w:rsidRDefault="00D10D57" w:rsidP="00B567D0">
            <w:pPr>
              <w:pStyle w:val="Paragraphedeliste"/>
              <w:numPr>
                <w:ilvl w:val="0"/>
                <w:numId w:val="7"/>
              </w:numPr>
              <w:jc w:val="both"/>
            </w:pPr>
            <w:r>
              <w:t>Le « Prénom d’appellation » doit faire partie du nom ou du prénom du personnel</w:t>
            </w:r>
          </w:p>
          <w:p w14:paraId="7816A911" w14:textId="77777777" w:rsidR="00D10D57" w:rsidRDefault="00D10D57" w:rsidP="00B567D0">
            <w:pPr>
              <w:pStyle w:val="Paragraphedeliste"/>
              <w:numPr>
                <w:ilvl w:val="0"/>
                <w:numId w:val="7"/>
              </w:numPr>
              <w:jc w:val="both"/>
            </w:pPr>
            <w:r>
              <w:t xml:space="preserve">Le champ « Mail » doit contenir un enregistrement au format mail comme suit : </w:t>
            </w:r>
            <w:hyperlink r:id="rId18" w:history="1">
              <w:r w:rsidRPr="00F54A9C">
                <w:rPr>
                  <w:rStyle w:val="Lienhypertexte"/>
                </w:rPr>
                <w:t>mail@domaine.extension</w:t>
              </w:r>
            </w:hyperlink>
          </w:p>
          <w:p w14:paraId="1860F62D" w14:textId="77777777" w:rsidR="00D10D57" w:rsidRDefault="00D10D57" w:rsidP="00B567D0">
            <w:pPr>
              <w:pStyle w:val="Paragraphedeliste"/>
              <w:numPr>
                <w:ilvl w:val="0"/>
                <w:numId w:val="7"/>
              </w:numPr>
              <w:jc w:val="both"/>
            </w:pPr>
            <w:r>
              <w:t>Le champ « Téléphone » ne doit contenir que :</w:t>
            </w:r>
          </w:p>
          <w:p w14:paraId="5AD0DFB5" w14:textId="77777777" w:rsidR="00D10D57" w:rsidRDefault="00D10D57" w:rsidP="00B567D0">
            <w:pPr>
              <w:pStyle w:val="Paragraphedeliste"/>
              <w:numPr>
                <w:ilvl w:val="1"/>
                <w:numId w:val="7"/>
              </w:numPr>
              <w:jc w:val="both"/>
            </w:pPr>
            <w:r>
              <w:t>de caractère ‘+’ au début uniquement s’il y en a</w:t>
            </w:r>
          </w:p>
          <w:p w14:paraId="1A2307E9" w14:textId="77777777" w:rsidR="00D10D57" w:rsidRDefault="00D10D57" w:rsidP="00B567D0">
            <w:pPr>
              <w:pStyle w:val="Paragraphedeliste"/>
              <w:numPr>
                <w:ilvl w:val="1"/>
                <w:numId w:val="7"/>
              </w:numPr>
              <w:jc w:val="both"/>
            </w:pPr>
            <w:r>
              <w:t>de caractères numériques</w:t>
            </w:r>
          </w:p>
          <w:p w14:paraId="4CF3315D" w14:textId="77777777" w:rsidR="00D10D57" w:rsidRDefault="00D10D57" w:rsidP="00B567D0">
            <w:pPr>
              <w:pStyle w:val="Paragraphedeliste"/>
              <w:numPr>
                <w:ilvl w:val="1"/>
                <w:numId w:val="7"/>
              </w:numPr>
              <w:jc w:val="both"/>
            </w:pPr>
            <w:r>
              <w:t>des espaces comme séparateur des caractères numériques, mais pas au début ni à la fin de la valeur inscrite dans le champ</w:t>
            </w:r>
          </w:p>
          <w:p w14:paraId="28B98DB6" w14:textId="77777777" w:rsidR="00D10D57" w:rsidRDefault="00D10D57" w:rsidP="00B567D0">
            <w:pPr>
              <w:pStyle w:val="Paragraphedeliste"/>
              <w:numPr>
                <w:ilvl w:val="0"/>
                <w:numId w:val="7"/>
              </w:numPr>
              <w:jc w:val="both"/>
            </w:pPr>
            <w:r>
              <w:t>Le champ « Période » dans « Cursus » ne peut être rempli que de caractère numériques et du caractère slash (‘/’)</w:t>
            </w:r>
          </w:p>
        </w:tc>
      </w:tr>
    </w:tbl>
    <w:p w14:paraId="1264B783" w14:textId="77777777" w:rsidR="00D10D57" w:rsidRDefault="00D10D57" w:rsidP="00D10D57">
      <w:pPr>
        <w:ind w:firstLine="708"/>
        <w:jc w:val="both"/>
      </w:pPr>
    </w:p>
    <w:p w14:paraId="3CE0E4BF" w14:textId="77777777" w:rsidR="00D10D57" w:rsidRDefault="00D10D57" w:rsidP="009561F2">
      <w:pPr>
        <w:pStyle w:val="Titre4"/>
      </w:pPr>
      <w:bookmarkStart w:id="53" w:name="_Toc76128490"/>
      <w:r>
        <w:t>Ajout de personnel « Consultant »</w:t>
      </w:r>
      <w:bookmarkEnd w:id="53"/>
    </w:p>
    <w:p w14:paraId="1AB44A28" w14:textId="77777777" w:rsidR="00D10D57" w:rsidRPr="00B10E60" w:rsidRDefault="00D10D57" w:rsidP="00D10D57">
      <w:r>
        <w:t>La page d’ajout d’un consultant est suggérée comme suit :</w:t>
      </w:r>
    </w:p>
    <w:p w14:paraId="118DA10C" w14:textId="77777777" w:rsidR="00D10D57" w:rsidRDefault="00D10D57" w:rsidP="00D10D57">
      <w:pPr>
        <w:ind w:firstLine="708"/>
        <w:jc w:val="both"/>
      </w:pPr>
      <w:r>
        <w:rPr>
          <w:noProof/>
          <w:lang w:val="en-US"/>
        </w:rPr>
        <w:drawing>
          <wp:inline distT="0" distB="0" distL="0" distR="0" wp14:anchorId="0DA78337" wp14:editId="6E61811C">
            <wp:extent cx="5760720" cy="32397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positive9.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14:paraId="01680BE6" w14:textId="77777777" w:rsidR="00D10D57" w:rsidRDefault="00D10D57" w:rsidP="00D10D57">
      <w:pPr>
        <w:pStyle w:val="Lgende"/>
      </w:pPr>
      <w:bookmarkStart w:id="54" w:name="_Toc76128524"/>
      <w:r>
        <w:t xml:space="preserve">Figure </w:t>
      </w:r>
      <w:fldSimple w:instr=" SEQ Figure \* ARABIC ">
        <w:r w:rsidR="001C3B3A">
          <w:rPr>
            <w:noProof/>
          </w:rPr>
          <w:t>8</w:t>
        </w:r>
      </w:fldSimple>
      <w:r>
        <w:t xml:space="preserve">: </w:t>
      </w:r>
      <w:r w:rsidRPr="004466D9">
        <w:t>Présentation de la page d'ajout d'un consultant</w:t>
      </w:r>
      <w:bookmarkEnd w:id="54"/>
    </w:p>
    <w:tbl>
      <w:tblPr>
        <w:tblStyle w:val="Grilledutableau"/>
        <w:tblW w:w="0" w:type="auto"/>
        <w:tblLook w:val="04A0" w:firstRow="1" w:lastRow="0" w:firstColumn="1" w:lastColumn="0" w:noHBand="0" w:noVBand="1"/>
      </w:tblPr>
      <w:tblGrid>
        <w:gridCol w:w="2689"/>
        <w:gridCol w:w="6373"/>
      </w:tblGrid>
      <w:tr w:rsidR="00D10D57" w14:paraId="1D1732ED" w14:textId="77777777" w:rsidTr="00FE542D">
        <w:tc>
          <w:tcPr>
            <w:tcW w:w="9062" w:type="dxa"/>
            <w:gridSpan w:val="2"/>
          </w:tcPr>
          <w:p w14:paraId="0F9D356C" w14:textId="77777777" w:rsidR="00D10D57" w:rsidRDefault="00D10D57" w:rsidP="00D10D57">
            <w:pPr>
              <w:jc w:val="center"/>
            </w:pPr>
            <w:r w:rsidRPr="00BE0BD5">
              <w:rPr>
                <w:b/>
              </w:rPr>
              <w:t>Fiche de description de fonctionnalité</w:t>
            </w:r>
          </w:p>
        </w:tc>
      </w:tr>
      <w:tr w:rsidR="00D10D57" w14:paraId="2F453589" w14:textId="77777777" w:rsidTr="00FE542D">
        <w:tc>
          <w:tcPr>
            <w:tcW w:w="2689" w:type="dxa"/>
          </w:tcPr>
          <w:p w14:paraId="1E09600A" w14:textId="77777777" w:rsidR="00D10D57" w:rsidRDefault="00D10D57" w:rsidP="00D10D57">
            <w:r w:rsidRPr="00BE0BD5">
              <w:rPr>
                <w:b/>
              </w:rPr>
              <w:t>Nom de la fonctionnalité</w:t>
            </w:r>
          </w:p>
        </w:tc>
        <w:tc>
          <w:tcPr>
            <w:tcW w:w="6373" w:type="dxa"/>
          </w:tcPr>
          <w:p w14:paraId="68B628B9" w14:textId="77777777" w:rsidR="00D10D57" w:rsidRDefault="00D10D57" w:rsidP="00D10D57">
            <w:r>
              <w:t>Ajout d’un personnel « Consultant »</w:t>
            </w:r>
          </w:p>
        </w:tc>
      </w:tr>
      <w:tr w:rsidR="00D10D57" w14:paraId="1F901776" w14:textId="77777777" w:rsidTr="00FE542D">
        <w:tc>
          <w:tcPr>
            <w:tcW w:w="2689" w:type="dxa"/>
          </w:tcPr>
          <w:p w14:paraId="0D238F5B" w14:textId="77777777" w:rsidR="00D10D57" w:rsidRDefault="00D10D57" w:rsidP="00D10D57">
            <w:r w:rsidRPr="00BE0BD5">
              <w:rPr>
                <w:b/>
              </w:rPr>
              <w:t>Description sommaire</w:t>
            </w:r>
          </w:p>
        </w:tc>
        <w:tc>
          <w:tcPr>
            <w:tcW w:w="6373" w:type="dxa"/>
          </w:tcPr>
          <w:p w14:paraId="283F4D95" w14:textId="77777777" w:rsidR="00D10D57" w:rsidRDefault="00D10D57" w:rsidP="00D10D57">
            <w:r>
              <w:t>Cette fonctionnalité permet la création de nouveau personnel consultant ou collaborateur FTHM dans Trombinoscope.</w:t>
            </w:r>
          </w:p>
        </w:tc>
      </w:tr>
      <w:tr w:rsidR="00D10D57" w14:paraId="2622E49F" w14:textId="77777777" w:rsidTr="00FE542D">
        <w:tc>
          <w:tcPr>
            <w:tcW w:w="2689" w:type="dxa"/>
          </w:tcPr>
          <w:p w14:paraId="75E0C488" w14:textId="77777777" w:rsidR="00D10D57" w:rsidRDefault="00D10D57" w:rsidP="00D10D57">
            <w:r w:rsidRPr="001B2B57">
              <w:rPr>
                <w:b/>
              </w:rPr>
              <w:t>Fonctionnalités attendues</w:t>
            </w:r>
          </w:p>
        </w:tc>
        <w:tc>
          <w:tcPr>
            <w:tcW w:w="6373" w:type="dxa"/>
          </w:tcPr>
          <w:p w14:paraId="4AE09E3A" w14:textId="77777777" w:rsidR="00D10D57" w:rsidRDefault="00D10D57" w:rsidP="00D10D57">
            <w:r>
              <w:t>A la validation du formulaire d’ajout du personnel, une nouvelle section représentant la personne ajoutée doit apparaître. Le profil nouvellement créé doit être visible dans le département où il appartient.</w:t>
            </w:r>
          </w:p>
        </w:tc>
      </w:tr>
      <w:tr w:rsidR="00D10D57" w14:paraId="403996E6" w14:textId="77777777" w:rsidTr="00FE542D">
        <w:tc>
          <w:tcPr>
            <w:tcW w:w="2689" w:type="dxa"/>
          </w:tcPr>
          <w:p w14:paraId="23A98187" w14:textId="77777777" w:rsidR="00D10D57" w:rsidRDefault="00D10D57" w:rsidP="00D10D57">
            <w:pPr>
              <w:jc w:val="both"/>
              <w:rPr>
                <w:b/>
              </w:rPr>
            </w:pPr>
            <w:r>
              <w:rPr>
                <w:b/>
              </w:rPr>
              <w:t>Input</w:t>
            </w:r>
          </w:p>
        </w:tc>
        <w:tc>
          <w:tcPr>
            <w:tcW w:w="6373" w:type="dxa"/>
          </w:tcPr>
          <w:p w14:paraId="38DAE2BF" w14:textId="77777777" w:rsidR="00D10D57" w:rsidRDefault="00D10D57" w:rsidP="00D10D57">
            <w:pPr>
              <w:jc w:val="both"/>
            </w:pPr>
            <w:r>
              <w:t>Choix « Consultant » sélectionné sur le « Type d’utilisateur à créer »</w:t>
            </w:r>
          </w:p>
        </w:tc>
      </w:tr>
      <w:tr w:rsidR="00D10D57" w14:paraId="532B8F43" w14:textId="77777777" w:rsidTr="00FE542D">
        <w:tc>
          <w:tcPr>
            <w:tcW w:w="2689" w:type="dxa"/>
          </w:tcPr>
          <w:p w14:paraId="7C5EC367" w14:textId="77777777" w:rsidR="00D10D57" w:rsidRDefault="00D10D57" w:rsidP="00D10D57">
            <w:pPr>
              <w:jc w:val="both"/>
            </w:pPr>
            <w:r>
              <w:rPr>
                <w:b/>
              </w:rPr>
              <w:t>Composants</w:t>
            </w:r>
          </w:p>
          <w:p w14:paraId="5A7B3C0E" w14:textId="77777777" w:rsidR="00D10D57" w:rsidRPr="008E508A" w:rsidRDefault="00D10D57" w:rsidP="00D10D57">
            <w:pPr>
              <w:jc w:val="both"/>
            </w:pPr>
          </w:p>
        </w:tc>
        <w:tc>
          <w:tcPr>
            <w:tcW w:w="6373" w:type="dxa"/>
          </w:tcPr>
          <w:p w14:paraId="44BBC5D2" w14:textId="77777777" w:rsidR="00D10D57" w:rsidRDefault="00D10D57" w:rsidP="00D10D57">
            <w:pPr>
              <w:jc w:val="both"/>
            </w:pPr>
            <w:r>
              <w:lastRenderedPageBreak/>
              <w:t>Formulaire d’ajout d’un personnel composé de :</w:t>
            </w:r>
          </w:p>
          <w:p w14:paraId="72A0CFDE" w14:textId="77777777" w:rsidR="00D10D57" w:rsidRDefault="00D10D57" w:rsidP="00B567D0">
            <w:pPr>
              <w:pStyle w:val="Paragraphedeliste"/>
              <w:numPr>
                <w:ilvl w:val="0"/>
                <w:numId w:val="1"/>
              </w:numPr>
              <w:jc w:val="both"/>
            </w:pPr>
            <w:r>
              <w:lastRenderedPageBreak/>
              <w:t>Choix du « Type d’utilisateur à créer » : le choix dans ce cas-ci est « Consultant »</w:t>
            </w:r>
          </w:p>
          <w:p w14:paraId="1E537BE6" w14:textId="77777777" w:rsidR="00D10D57" w:rsidRDefault="00D10D57" w:rsidP="00B567D0">
            <w:pPr>
              <w:pStyle w:val="Paragraphedeliste"/>
              <w:numPr>
                <w:ilvl w:val="0"/>
                <w:numId w:val="1"/>
              </w:numPr>
              <w:jc w:val="both"/>
            </w:pPr>
            <w:r>
              <w:t>Champ « Insérer une photo » du personnel.</w:t>
            </w:r>
          </w:p>
          <w:p w14:paraId="03C4F0F6" w14:textId="77777777" w:rsidR="00D10D57" w:rsidRDefault="00D10D57" w:rsidP="00B567D0">
            <w:pPr>
              <w:pStyle w:val="Paragraphedeliste"/>
              <w:numPr>
                <w:ilvl w:val="0"/>
                <w:numId w:val="1"/>
              </w:numPr>
              <w:jc w:val="both"/>
            </w:pPr>
            <w:r>
              <w:t>Bouton « Parcourir » permettant de naviguer dans le dossier contenant la photo du personnel dans le PC de l’administrateur.</w:t>
            </w:r>
          </w:p>
          <w:p w14:paraId="355CCF01" w14:textId="77777777" w:rsidR="00D10D57" w:rsidRDefault="00D10D57" w:rsidP="00B567D0">
            <w:pPr>
              <w:pStyle w:val="Paragraphedeliste"/>
              <w:numPr>
                <w:ilvl w:val="0"/>
                <w:numId w:val="1"/>
              </w:numPr>
              <w:jc w:val="both"/>
            </w:pPr>
            <w:r>
              <w:t>Champ de saisie du « Nom » du personnel</w:t>
            </w:r>
          </w:p>
          <w:p w14:paraId="447E37B3" w14:textId="77777777" w:rsidR="00D10D57" w:rsidRDefault="00D10D57" w:rsidP="00B567D0">
            <w:pPr>
              <w:pStyle w:val="Paragraphedeliste"/>
              <w:numPr>
                <w:ilvl w:val="0"/>
                <w:numId w:val="1"/>
              </w:numPr>
              <w:jc w:val="both"/>
            </w:pPr>
            <w:r>
              <w:t>Champ de saisie du « Prénom » du personnel</w:t>
            </w:r>
          </w:p>
          <w:p w14:paraId="392B9BCE" w14:textId="77777777" w:rsidR="00D10D57" w:rsidRDefault="00D10D57" w:rsidP="00B567D0">
            <w:pPr>
              <w:pStyle w:val="Paragraphedeliste"/>
              <w:numPr>
                <w:ilvl w:val="0"/>
                <w:numId w:val="1"/>
              </w:numPr>
              <w:jc w:val="both"/>
            </w:pPr>
            <w:r>
              <w:t>Champ de saisie du « Prénom d’appellation » du personnel</w:t>
            </w:r>
          </w:p>
          <w:p w14:paraId="5904F624" w14:textId="77777777" w:rsidR="00D10D57" w:rsidRDefault="00D10D57" w:rsidP="00B567D0">
            <w:pPr>
              <w:pStyle w:val="Paragraphedeliste"/>
              <w:numPr>
                <w:ilvl w:val="0"/>
                <w:numId w:val="1"/>
              </w:numPr>
              <w:jc w:val="both"/>
            </w:pPr>
            <w:r>
              <w:t>Champ de sélection de « Département » au choix. Pour un consultant/collaborateur, c’est le département auquel il appartient.</w:t>
            </w:r>
          </w:p>
          <w:p w14:paraId="2E63A7C8" w14:textId="77777777" w:rsidR="00D10D57" w:rsidRDefault="00D10D57" w:rsidP="00B567D0">
            <w:pPr>
              <w:pStyle w:val="Paragraphedeliste"/>
              <w:numPr>
                <w:ilvl w:val="0"/>
                <w:numId w:val="1"/>
              </w:numPr>
              <w:jc w:val="both"/>
            </w:pPr>
            <w:r>
              <w:t>Icone « + » indiquant qu’il est possible d’ajouter d’autres « Département »</w:t>
            </w:r>
          </w:p>
          <w:p w14:paraId="4028824A" w14:textId="77777777" w:rsidR="00D10D57" w:rsidRDefault="00D10D57" w:rsidP="00B567D0">
            <w:pPr>
              <w:pStyle w:val="Paragraphedeliste"/>
              <w:numPr>
                <w:ilvl w:val="0"/>
                <w:numId w:val="1"/>
              </w:numPr>
              <w:jc w:val="both"/>
            </w:pPr>
            <w:r>
              <w:t>Champ de saisie du mail du personnel</w:t>
            </w:r>
          </w:p>
          <w:p w14:paraId="6D1B3A87" w14:textId="77777777" w:rsidR="00D10D57" w:rsidRDefault="00D10D57" w:rsidP="00B567D0">
            <w:pPr>
              <w:pStyle w:val="Paragraphedeliste"/>
              <w:numPr>
                <w:ilvl w:val="0"/>
                <w:numId w:val="1"/>
              </w:numPr>
              <w:jc w:val="both"/>
            </w:pPr>
            <w:r>
              <w:t>Icone « + » indiquant qu’il est possible d’ajouter d’autres « Mail »</w:t>
            </w:r>
          </w:p>
          <w:p w14:paraId="48A15197" w14:textId="77777777" w:rsidR="00D10D57" w:rsidRDefault="00D10D57" w:rsidP="00B567D0">
            <w:pPr>
              <w:pStyle w:val="Paragraphedeliste"/>
              <w:numPr>
                <w:ilvl w:val="0"/>
                <w:numId w:val="1"/>
              </w:numPr>
              <w:jc w:val="both"/>
            </w:pPr>
            <w:r>
              <w:t>Champ de saisie du numéro de « Téléphone » du personnel</w:t>
            </w:r>
          </w:p>
          <w:p w14:paraId="6FC3F421" w14:textId="77777777" w:rsidR="00D10D57" w:rsidRDefault="00D10D57" w:rsidP="00B567D0">
            <w:pPr>
              <w:pStyle w:val="Paragraphedeliste"/>
              <w:numPr>
                <w:ilvl w:val="0"/>
                <w:numId w:val="1"/>
              </w:numPr>
              <w:jc w:val="both"/>
            </w:pPr>
            <w:r>
              <w:t>Icone « + » indiquant qu’il est possible d’ajouter d’autres « Téléphone »</w:t>
            </w:r>
          </w:p>
          <w:p w14:paraId="4B7993DE" w14:textId="77777777" w:rsidR="00D10D57" w:rsidRDefault="00D10D57" w:rsidP="00B567D0">
            <w:pPr>
              <w:pStyle w:val="Paragraphedeliste"/>
              <w:numPr>
                <w:ilvl w:val="0"/>
                <w:numId w:val="1"/>
              </w:numPr>
              <w:jc w:val="both"/>
            </w:pPr>
            <w:r>
              <w:t>Champ de saisie du cursus du personnel composés de champ « Période » et de champ « Fonction »</w:t>
            </w:r>
          </w:p>
          <w:p w14:paraId="122A8B7C" w14:textId="77777777" w:rsidR="00D10D57" w:rsidRDefault="00D10D57" w:rsidP="00B567D0">
            <w:pPr>
              <w:pStyle w:val="Paragraphedeliste"/>
              <w:numPr>
                <w:ilvl w:val="0"/>
                <w:numId w:val="1"/>
              </w:numPr>
              <w:jc w:val="both"/>
            </w:pPr>
            <w:r>
              <w:t>Icone « + » indiquant qu’il est possible d’ajouter d’autres « Cursus »</w:t>
            </w:r>
          </w:p>
          <w:p w14:paraId="0535D3BD" w14:textId="77777777" w:rsidR="00D10D57" w:rsidRDefault="00D10D57" w:rsidP="00B567D0">
            <w:pPr>
              <w:pStyle w:val="Paragraphedeliste"/>
              <w:numPr>
                <w:ilvl w:val="0"/>
                <w:numId w:val="1"/>
              </w:numPr>
              <w:jc w:val="both"/>
            </w:pPr>
            <w:r>
              <w:t>Bouton « Enregistrer », permettant l’enregistrement des éléments ajoutés. Ce bouton redirige vers la page représentant le profil du personnel nouvellement créé.</w:t>
            </w:r>
          </w:p>
          <w:p w14:paraId="7D08BC45" w14:textId="77777777" w:rsidR="00D10D57" w:rsidRDefault="00D10D57" w:rsidP="00B567D0">
            <w:pPr>
              <w:pStyle w:val="Paragraphedeliste"/>
              <w:numPr>
                <w:ilvl w:val="0"/>
                <w:numId w:val="1"/>
              </w:numPr>
              <w:jc w:val="both"/>
            </w:pPr>
            <w:r>
              <w:t>Bouton « Annuler », redirigeant à la première page de trombinoscope après l’authentification, avec le mode administrateur « on ».</w:t>
            </w:r>
          </w:p>
        </w:tc>
      </w:tr>
      <w:tr w:rsidR="00D10D57" w14:paraId="57395637" w14:textId="77777777" w:rsidTr="00FE542D">
        <w:tc>
          <w:tcPr>
            <w:tcW w:w="2689" w:type="dxa"/>
          </w:tcPr>
          <w:p w14:paraId="4923E245" w14:textId="77777777" w:rsidR="00D10D57" w:rsidRDefault="00D10D57" w:rsidP="00D10D57">
            <w:r w:rsidRPr="0038344E">
              <w:rPr>
                <w:b/>
              </w:rPr>
              <w:lastRenderedPageBreak/>
              <w:t>Règles de gestion</w:t>
            </w:r>
          </w:p>
        </w:tc>
        <w:tc>
          <w:tcPr>
            <w:tcW w:w="6373" w:type="dxa"/>
          </w:tcPr>
          <w:p w14:paraId="00AC3E3F" w14:textId="77777777" w:rsidR="00D10D57" w:rsidRDefault="00D10D57" w:rsidP="00B567D0">
            <w:pPr>
              <w:pStyle w:val="Paragraphedeliste"/>
              <w:numPr>
                <w:ilvl w:val="0"/>
                <w:numId w:val="7"/>
              </w:numPr>
            </w:pPr>
            <w:r>
              <w:t>Tous les champs sont obligatoires.</w:t>
            </w:r>
          </w:p>
          <w:p w14:paraId="6ADCADCF" w14:textId="77777777" w:rsidR="00D10D57" w:rsidRDefault="00D10D57" w:rsidP="00B567D0">
            <w:pPr>
              <w:pStyle w:val="Paragraphedeliste"/>
              <w:numPr>
                <w:ilvl w:val="0"/>
                <w:numId w:val="7"/>
              </w:numPr>
            </w:pPr>
            <w:r>
              <w:t>Pour le champ « Type d’utilisateur à créer » au choix, les valeurs possibles seront :</w:t>
            </w:r>
          </w:p>
          <w:p w14:paraId="2F04BD83" w14:textId="77777777" w:rsidR="00D10D57" w:rsidRDefault="00D10D57" w:rsidP="00B567D0">
            <w:pPr>
              <w:pStyle w:val="Paragraphedeliste"/>
              <w:numPr>
                <w:ilvl w:val="1"/>
                <w:numId w:val="1"/>
              </w:numPr>
            </w:pPr>
            <w:r>
              <w:t>Associé</w:t>
            </w:r>
          </w:p>
          <w:p w14:paraId="63E70B67" w14:textId="77777777" w:rsidR="00D10D57" w:rsidRDefault="00D10D57" w:rsidP="00B567D0">
            <w:pPr>
              <w:pStyle w:val="Paragraphedeliste"/>
              <w:numPr>
                <w:ilvl w:val="1"/>
                <w:numId w:val="1"/>
              </w:numPr>
            </w:pPr>
            <w:r>
              <w:t>consultant</w:t>
            </w:r>
          </w:p>
          <w:p w14:paraId="31AD4CD4" w14:textId="77777777" w:rsidR="00D10D57" w:rsidRDefault="00D10D57" w:rsidP="00B567D0">
            <w:pPr>
              <w:pStyle w:val="Paragraphedeliste"/>
              <w:numPr>
                <w:ilvl w:val="0"/>
                <w:numId w:val="7"/>
              </w:numPr>
              <w:jc w:val="both"/>
            </w:pPr>
            <w:r>
              <w:t>Pour le champ « Département » au choix, les valeurs possibles seront :</w:t>
            </w:r>
          </w:p>
          <w:p w14:paraId="606935C2" w14:textId="77777777" w:rsidR="00D10D57" w:rsidRDefault="00D10D57" w:rsidP="00B567D0">
            <w:pPr>
              <w:pStyle w:val="Paragraphedeliste"/>
              <w:numPr>
                <w:ilvl w:val="0"/>
                <w:numId w:val="4"/>
              </w:numPr>
              <w:spacing w:after="160" w:line="259" w:lineRule="auto"/>
              <w:jc w:val="both"/>
            </w:pPr>
            <w:r>
              <w:t>ADMINISTRATION </w:t>
            </w:r>
          </w:p>
          <w:p w14:paraId="3F403E06" w14:textId="77777777" w:rsidR="00D10D57" w:rsidRDefault="00D10D57" w:rsidP="00B567D0">
            <w:pPr>
              <w:pStyle w:val="Paragraphedeliste"/>
              <w:numPr>
                <w:ilvl w:val="0"/>
                <w:numId w:val="4"/>
              </w:numPr>
              <w:spacing w:after="160" w:line="259" w:lineRule="auto"/>
              <w:jc w:val="both"/>
            </w:pPr>
            <w:r>
              <w:t>AMOA</w:t>
            </w:r>
          </w:p>
          <w:p w14:paraId="1E985143" w14:textId="77777777" w:rsidR="00D10D57" w:rsidRDefault="00D10D57" w:rsidP="00B567D0">
            <w:pPr>
              <w:pStyle w:val="Paragraphedeliste"/>
              <w:numPr>
                <w:ilvl w:val="0"/>
                <w:numId w:val="4"/>
              </w:numPr>
              <w:spacing w:after="160" w:line="259" w:lineRule="auto"/>
              <w:jc w:val="both"/>
            </w:pPr>
            <w:r>
              <w:t>ASSOCIE</w:t>
            </w:r>
          </w:p>
          <w:p w14:paraId="54722C17" w14:textId="77777777" w:rsidR="00D10D57" w:rsidRDefault="00D10D57" w:rsidP="00B567D0">
            <w:pPr>
              <w:pStyle w:val="Paragraphedeliste"/>
              <w:numPr>
                <w:ilvl w:val="0"/>
                <w:numId w:val="4"/>
              </w:numPr>
              <w:spacing w:after="160" w:line="259" w:lineRule="auto"/>
              <w:jc w:val="both"/>
            </w:pPr>
            <w:r>
              <w:t>AUDIT</w:t>
            </w:r>
          </w:p>
          <w:p w14:paraId="3B124366" w14:textId="77777777" w:rsidR="00D10D57" w:rsidRDefault="00D10D57" w:rsidP="00B567D0">
            <w:pPr>
              <w:pStyle w:val="Paragraphedeliste"/>
              <w:numPr>
                <w:ilvl w:val="0"/>
                <w:numId w:val="4"/>
              </w:numPr>
              <w:spacing w:after="160" w:line="259" w:lineRule="auto"/>
              <w:jc w:val="both"/>
            </w:pPr>
            <w:r>
              <w:t>BPO COMPTA</w:t>
            </w:r>
          </w:p>
          <w:p w14:paraId="46B0801D" w14:textId="77777777" w:rsidR="00D10D57" w:rsidRDefault="00D10D57" w:rsidP="00B567D0">
            <w:pPr>
              <w:pStyle w:val="Paragraphedeliste"/>
              <w:numPr>
                <w:ilvl w:val="0"/>
                <w:numId w:val="4"/>
              </w:numPr>
              <w:spacing w:after="160" w:line="259" w:lineRule="auto"/>
              <w:jc w:val="both"/>
            </w:pPr>
            <w:r>
              <w:t>BPO RH</w:t>
            </w:r>
          </w:p>
          <w:p w14:paraId="7C2FAD20" w14:textId="77777777" w:rsidR="00D10D57" w:rsidRDefault="00D10D57" w:rsidP="00B567D0">
            <w:pPr>
              <w:pStyle w:val="Paragraphedeliste"/>
              <w:numPr>
                <w:ilvl w:val="0"/>
                <w:numId w:val="4"/>
              </w:numPr>
              <w:spacing w:after="160" w:line="259" w:lineRule="auto"/>
              <w:jc w:val="both"/>
            </w:pPr>
            <w:r>
              <w:t>COMMERCIAL</w:t>
            </w:r>
          </w:p>
          <w:p w14:paraId="4C11A799" w14:textId="77777777" w:rsidR="00D10D57" w:rsidRDefault="00D10D57" w:rsidP="00B567D0">
            <w:pPr>
              <w:pStyle w:val="Paragraphedeliste"/>
              <w:numPr>
                <w:ilvl w:val="0"/>
                <w:numId w:val="4"/>
              </w:numPr>
              <w:spacing w:after="160" w:line="259" w:lineRule="auto"/>
              <w:jc w:val="both"/>
            </w:pPr>
            <w:r>
              <w:t>COMMUNICATION</w:t>
            </w:r>
          </w:p>
          <w:p w14:paraId="5C5785E7" w14:textId="77777777" w:rsidR="00D10D57" w:rsidRDefault="00D10D57" w:rsidP="00B567D0">
            <w:pPr>
              <w:pStyle w:val="Paragraphedeliste"/>
              <w:numPr>
                <w:ilvl w:val="0"/>
                <w:numId w:val="4"/>
              </w:numPr>
              <w:jc w:val="both"/>
            </w:pPr>
            <w:r>
              <w:t>DAF</w:t>
            </w:r>
          </w:p>
          <w:p w14:paraId="24B8C949" w14:textId="77777777" w:rsidR="00D10D57" w:rsidRDefault="00D10D57" w:rsidP="00B567D0">
            <w:pPr>
              <w:pStyle w:val="Paragraphedeliste"/>
              <w:numPr>
                <w:ilvl w:val="0"/>
                <w:numId w:val="4"/>
              </w:numPr>
              <w:spacing w:after="160" w:line="259" w:lineRule="auto"/>
              <w:jc w:val="both"/>
            </w:pPr>
            <w:r>
              <w:t>FINANCE</w:t>
            </w:r>
          </w:p>
          <w:p w14:paraId="600EAB3E" w14:textId="77777777" w:rsidR="00D10D57" w:rsidRDefault="00D10D57" w:rsidP="00B567D0">
            <w:pPr>
              <w:pStyle w:val="Paragraphedeliste"/>
              <w:numPr>
                <w:ilvl w:val="0"/>
                <w:numId w:val="4"/>
              </w:numPr>
              <w:spacing w:after="160" w:line="259" w:lineRule="auto"/>
              <w:jc w:val="both"/>
            </w:pPr>
            <w:r>
              <w:t>INFO</w:t>
            </w:r>
          </w:p>
          <w:p w14:paraId="2DCC4C6E" w14:textId="77777777" w:rsidR="00D10D57" w:rsidRDefault="00D10D57" w:rsidP="00B567D0">
            <w:pPr>
              <w:pStyle w:val="Paragraphedeliste"/>
              <w:numPr>
                <w:ilvl w:val="0"/>
                <w:numId w:val="4"/>
              </w:numPr>
              <w:spacing w:after="160" w:line="259" w:lineRule="auto"/>
              <w:jc w:val="both"/>
            </w:pPr>
            <w:r>
              <w:t>ORGA</w:t>
            </w:r>
          </w:p>
          <w:p w14:paraId="119CE8D0" w14:textId="77777777" w:rsidR="00D10D57" w:rsidRDefault="00D10D57" w:rsidP="00B567D0">
            <w:pPr>
              <w:pStyle w:val="Paragraphedeliste"/>
              <w:numPr>
                <w:ilvl w:val="0"/>
                <w:numId w:val="4"/>
              </w:numPr>
              <w:spacing w:after="160" w:line="259" w:lineRule="auto"/>
              <w:jc w:val="both"/>
            </w:pPr>
            <w:r>
              <w:t>QUALITE</w:t>
            </w:r>
          </w:p>
          <w:p w14:paraId="4B9C26AA" w14:textId="77777777" w:rsidR="00D10D57" w:rsidRDefault="00D10D57" w:rsidP="00B567D0">
            <w:pPr>
              <w:pStyle w:val="Paragraphedeliste"/>
              <w:numPr>
                <w:ilvl w:val="0"/>
                <w:numId w:val="4"/>
              </w:numPr>
              <w:spacing w:after="160" w:line="259" w:lineRule="auto"/>
              <w:jc w:val="both"/>
            </w:pPr>
            <w:r>
              <w:lastRenderedPageBreak/>
              <w:t>RHC</w:t>
            </w:r>
          </w:p>
          <w:p w14:paraId="40841CF4" w14:textId="77777777" w:rsidR="00D10D57" w:rsidRDefault="00D10D57" w:rsidP="00B567D0">
            <w:pPr>
              <w:pStyle w:val="Paragraphedeliste"/>
              <w:numPr>
                <w:ilvl w:val="0"/>
                <w:numId w:val="4"/>
              </w:numPr>
              <w:jc w:val="both"/>
            </w:pPr>
            <w:r>
              <w:t>RHI</w:t>
            </w:r>
          </w:p>
          <w:p w14:paraId="27578446" w14:textId="77777777" w:rsidR="00D10D57" w:rsidRDefault="00D10D57" w:rsidP="00B567D0">
            <w:pPr>
              <w:pStyle w:val="Paragraphedeliste"/>
              <w:numPr>
                <w:ilvl w:val="0"/>
                <w:numId w:val="7"/>
              </w:numPr>
              <w:jc w:val="both"/>
            </w:pPr>
            <w:r>
              <w:t>Le « Prénom d’appellation » doit faire partie du nom ou du prénom du personnel</w:t>
            </w:r>
          </w:p>
          <w:p w14:paraId="637A3DC8" w14:textId="77777777" w:rsidR="00D10D57" w:rsidRDefault="00D10D57" w:rsidP="00B567D0">
            <w:pPr>
              <w:pStyle w:val="Paragraphedeliste"/>
              <w:numPr>
                <w:ilvl w:val="0"/>
                <w:numId w:val="7"/>
              </w:numPr>
              <w:jc w:val="both"/>
            </w:pPr>
            <w:r>
              <w:t>Les champs « Département », « Mail », « Téléphone » et « Cursus » peuvent avoir des enregistrements (valeurs) multiples.</w:t>
            </w:r>
          </w:p>
          <w:p w14:paraId="63A0FF04" w14:textId="77777777" w:rsidR="00D10D57" w:rsidRDefault="00D10D57" w:rsidP="00B567D0">
            <w:pPr>
              <w:pStyle w:val="Paragraphedeliste"/>
              <w:numPr>
                <w:ilvl w:val="0"/>
                <w:numId w:val="7"/>
              </w:numPr>
              <w:jc w:val="both"/>
            </w:pPr>
            <w:r>
              <w:t>On peut rajouter comme on peut aussi supprimer les enregistrements (valeurs) des champs « Département à sa charge », « Mail », « Téléphone » et « Cursus ».</w:t>
            </w:r>
          </w:p>
          <w:p w14:paraId="326422BB" w14:textId="77777777" w:rsidR="00D10D57" w:rsidRDefault="00D10D57" w:rsidP="00B567D0">
            <w:pPr>
              <w:pStyle w:val="Paragraphedeliste"/>
              <w:numPr>
                <w:ilvl w:val="0"/>
                <w:numId w:val="7"/>
              </w:numPr>
              <w:jc w:val="both"/>
            </w:pPr>
            <w:r>
              <w:t>Les seuls formats de photo intégrables sont : jpg, jpeg et png</w:t>
            </w:r>
          </w:p>
          <w:p w14:paraId="46953773" w14:textId="77777777" w:rsidR="00D10D57" w:rsidRDefault="00D10D57" w:rsidP="00B567D0">
            <w:pPr>
              <w:pStyle w:val="Paragraphedeliste"/>
              <w:numPr>
                <w:ilvl w:val="0"/>
                <w:numId w:val="7"/>
              </w:numPr>
              <w:jc w:val="both"/>
            </w:pPr>
            <w:r>
              <w:t>Le « Nom » doit être tout en majuscule</w:t>
            </w:r>
          </w:p>
          <w:p w14:paraId="657D169C" w14:textId="77777777" w:rsidR="00D10D57" w:rsidRDefault="00D10D57" w:rsidP="00B567D0">
            <w:pPr>
              <w:pStyle w:val="Paragraphedeliste"/>
              <w:numPr>
                <w:ilvl w:val="0"/>
                <w:numId w:val="7"/>
              </w:numPr>
              <w:jc w:val="both"/>
            </w:pPr>
            <w:r>
              <w:t>Le(s) « Prénom » doit commencer par des Lettres Majuscules</w:t>
            </w:r>
          </w:p>
          <w:p w14:paraId="0AD944BA" w14:textId="77777777" w:rsidR="00D10D57" w:rsidRDefault="00D10D57" w:rsidP="00B567D0">
            <w:pPr>
              <w:pStyle w:val="Paragraphedeliste"/>
              <w:numPr>
                <w:ilvl w:val="0"/>
                <w:numId w:val="7"/>
              </w:numPr>
              <w:jc w:val="both"/>
            </w:pPr>
            <w:r>
              <w:t xml:space="preserve">Le champ « Mail » doit contenir un enregistrement au format mail comme suit : </w:t>
            </w:r>
            <w:hyperlink r:id="rId20" w:history="1">
              <w:r w:rsidRPr="00F54A9C">
                <w:rPr>
                  <w:rStyle w:val="Lienhypertexte"/>
                </w:rPr>
                <w:t>mail@domaine.extension</w:t>
              </w:r>
            </w:hyperlink>
          </w:p>
          <w:p w14:paraId="4C2E562E" w14:textId="77777777" w:rsidR="00D10D57" w:rsidRDefault="00D10D57" w:rsidP="00B567D0">
            <w:pPr>
              <w:pStyle w:val="Paragraphedeliste"/>
              <w:numPr>
                <w:ilvl w:val="0"/>
                <w:numId w:val="7"/>
              </w:numPr>
              <w:jc w:val="both"/>
            </w:pPr>
            <w:r>
              <w:t>Le champ « Téléphone » ne doit contenir que :</w:t>
            </w:r>
          </w:p>
          <w:p w14:paraId="28AD0EE9" w14:textId="77777777" w:rsidR="00D10D57" w:rsidRDefault="00D10D57" w:rsidP="00B567D0">
            <w:pPr>
              <w:pStyle w:val="Paragraphedeliste"/>
              <w:numPr>
                <w:ilvl w:val="1"/>
                <w:numId w:val="7"/>
              </w:numPr>
              <w:jc w:val="both"/>
            </w:pPr>
            <w:r>
              <w:t>de caractère ‘+’ au début uniquement s’il y en a</w:t>
            </w:r>
          </w:p>
          <w:p w14:paraId="1221BF36" w14:textId="77777777" w:rsidR="00D10D57" w:rsidRDefault="00D10D57" w:rsidP="00B567D0">
            <w:pPr>
              <w:pStyle w:val="Paragraphedeliste"/>
              <w:numPr>
                <w:ilvl w:val="1"/>
                <w:numId w:val="7"/>
              </w:numPr>
              <w:jc w:val="both"/>
            </w:pPr>
            <w:r>
              <w:t>de caractères numériques</w:t>
            </w:r>
          </w:p>
          <w:p w14:paraId="33B147CB" w14:textId="77777777" w:rsidR="00D10D57" w:rsidRDefault="00D10D57" w:rsidP="00B567D0">
            <w:pPr>
              <w:pStyle w:val="Paragraphedeliste"/>
              <w:numPr>
                <w:ilvl w:val="1"/>
                <w:numId w:val="7"/>
              </w:numPr>
              <w:jc w:val="both"/>
            </w:pPr>
            <w:r>
              <w:t>des espaces comme séparateur des caractères numériques, mais pas au début ni à la fin de la valeur inscrite dans le champ</w:t>
            </w:r>
          </w:p>
          <w:p w14:paraId="331C1408" w14:textId="77777777" w:rsidR="00D10D57" w:rsidRDefault="00D10D57" w:rsidP="00B567D0">
            <w:pPr>
              <w:pStyle w:val="Paragraphedeliste"/>
              <w:numPr>
                <w:ilvl w:val="0"/>
                <w:numId w:val="7"/>
              </w:numPr>
              <w:jc w:val="both"/>
            </w:pPr>
            <w:r>
              <w:t>Le champ « Période » dans « Cursus » ne peut être rempli que de caractère numériques et du caractère slash (‘/’)</w:t>
            </w:r>
          </w:p>
        </w:tc>
      </w:tr>
    </w:tbl>
    <w:p w14:paraId="4DAD579E" w14:textId="77777777" w:rsidR="00D10D57" w:rsidRDefault="00D10D57" w:rsidP="00D10D57"/>
    <w:p w14:paraId="0E0727DC" w14:textId="77777777" w:rsidR="00D10D57" w:rsidRDefault="00D10D57" w:rsidP="00D10D57">
      <w:pPr>
        <w:pStyle w:val="Titre3"/>
      </w:pPr>
      <w:bookmarkStart w:id="55" w:name="_Toc76128491"/>
      <w:r>
        <w:t>Modifier le profil d’un personnel</w:t>
      </w:r>
      <w:bookmarkEnd w:id="55"/>
    </w:p>
    <w:p w14:paraId="4390E622" w14:textId="77777777" w:rsidR="00D10D57" w:rsidRDefault="00D10D57" w:rsidP="00D10D57">
      <w:pPr>
        <w:ind w:firstLine="708"/>
        <w:jc w:val="both"/>
        <w:rPr>
          <w:rStyle w:val="lev"/>
        </w:rPr>
      </w:pPr>
      <w:r>
        <w:rPr>
          <w:rStyle w:val="lev"/>
        </w:rPr>
        <w:t xml:space="preserve">Pour le cas d’une faute dans l’ajout du personnel, ou juste d’une modification à faire, l’option « modifier un personnel » est disponible. Il y a deux types de personnels modifiables : </w:t>
      </w:r>
    </w:p>
    <w:p w14:paraId="28D97D92" w14:textId="77777777" w:rsidR="00D10D57" w:rsidRDefault="00D10D57" w:rsidP="00B567D0">
      <w:pPr>
        <w:pStyle w:val="Paragraphedeliste"/>
        <w:numPr>
          <w:ilvl w:val="0"/>
          <w:numId w:val="1"/>
        </w:numPr>
        <w:jc w:val="both"/>
        <w:rPr>
          <w:rStyle w:val="lev"/>
        </w:rPr>
      </w:pPr>
      <w:r>
        <w:rPr>
          <w:rStyle w:val="lev"/>
        </w:rPr>
        <w:t>Associé</w:t>
      </w:r>
    </w:p>
    <w:p w14:paraId="3AB30E00" w14:textId="77777777" w:rsidR="00D10D57" w:rsidRDefault="00D10D57" w:rsidP="00B567D0">
      <w:pPr>
        <w:pStyle w:val="Paragraphedeliste"/>
        <w:numPr>
          <w:ilvl w:val="0"/>
          <w:numId w:val="1"/>
        </w:numPr>
        <w:jc w:val="both"/>
        <w:rPr>
          <w:rStyle w:val="lev"/>
        </w:rPr>
      </w:pPr>
      <w:r>
        <w:rPr>
          <w:rStyle w:val="lev"/>
        </w:rPr>
        <w:t>Consultant</w:t>
      </w:r>
    </w:p>
    <w:p w14:paraId="022CE62D" w14:textId="77777777" w:rsidR="00D10D57" w:rsidRPr="003B2AF7" w:rsidRDefault="00D10D57" w:rsidP="00D10D57">
      <w:pPr>
        <w:rPr>
          <w:rStyle w:val="lev"/>
        </w:rPr>
      </w:pPr>
    </w:p>
    <w:p w14:paraId="0F870D77" w14:textId="77777777" w:rsidR="00D10D57" w:rsidRPr="009561F2" w:rsidRDefault="00D10D57" w:rsidP="00B567D0">
      <w:pPr>
        <w:pStyle w:val="Titre4"/>
        <w:numPr>
          <w:ilvl w:val="0"/>
          <w:numId w:val="15"/>
        </w:numPr>
        <w:rPr>
          <w:rStyle w:val="lev"/>
          <w:rFonts w:asciiTheme="minorHAnsi" w:eastAsiaTheme="minorHAnsi" w:hAnsiTheme="minorHAnsi" w:cstheme="minorBidi"/>
          <w:i w:val="0"/>
          <w:iCs w:val="0"/>
          <w:color w:val="auto"/>
        </w:rPr>
      </w:pPr>
      <w:bookmarkStart w:id="56" w:name="_Toc76128492"/>
      <w:r w:rsidRPr="009561F2">
        <w:rPr>
          <w:rStyle w:val="lev"/>
          <w:bCs w:val="0"/>
        </w:rPr>
        <w:t>Modification</w:t>
      </w:r>
      <w:r>
        <w:rPr>
          <w:rStyle w:val="lev"/>
        </w:rPr>
        <w:t xml:space="preserve"> du profil d’un « Associé »</w:t>
      </w:r>
      <w:bookmarkEnd w:id="56"/>
    </w:p>
    <w:p w14:paraId="4B1C3BCA" w14:textId="77777777" w:rsidR="00D10D57" w:rsidRPr="00FC44D4" w:rsidRDefault="00D10D57" w:rsidP="00D10D57">
      <w:r>
        <w:rPr>
          <w:rStyle w:val="lev"/>
        </w:rPr>
        <w:t>La page de modification d’un associé est suggérée comme suit :</w:t>
      </w:r>
    </w:p>
    <w:p w14:paraId="152E8FA6" w14:textId="77777777" w:rsidR="00D10D57" w:rsidRDefault="00D10D57" w:rsidP="00D10D57">
      <w:pPr>
        <w:ind w:firstLine="708"/>
        <w:jc w:val="both"/>
        <w:rPr>
          <w:rStyle w:val="lev"/>
        </w:rPr>
      </w:pPr>
      <w:r>
        <w:rPr>
          <w:bCs/>
          <w:noProof/>
          <w:lang w:val="en-US"/>
        </w:rPr>
        <w:lastRenderedPageBreak/>
        <w:drawing>
          <wp:inline distT="0" distB="0" distL="0" distR="0" wp14:anchorId="2DA30EDA" wp14:editId="637D8873">
            <wp:extent cx="5760720" cy="323977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positive10.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36498FEC" w14:textId="77777777" w:rsidR="00D10D57" w:rsidRDefault="00D10D57" w:rsidP="00D10D57">
      <w:pPr>
        <w:pStyle w:val="Lgende"/>
        <w:rPr>
          <w:rStyle w:val="lev"/>
        </w:rPr>
      </w:pPr>
      <w:bookmarkStart w:id="57" w:name="_Toc76128525"/>
      <w:r>
        <w:t xml:space="preserve">Figure </w:t>
      </w:r>
      <w:fldSimple w:instr=" SEQ Figure \* ARABIC ">
        <w:r w:rsidR="001C3B3A">
          <w:rPr>
            <w:noProof/>
          </w:rPr>
          <w:t>9</w:t>
        </w:r>
      </w:fldSimple>
      <w:r>
        <w:t xml:space="preserve">: </w:t>
      </w:r>
      <w:r w:rsidRPr="00773143">
        <w:t>Présentation de la modification d'un associé</w:t>
      </w:r>
      <w:bookmarkEnd w:id="57"/>
    </w:p>
    <w:tbl>
      <w:tblPr>
        <w:tblStyle w:val="Grilledutableau"/>
        <w:tblW w:w="0" w:type="auto"/>
        <w:tblLook w:val="04A0" w:firstRow="1" w:lastRow="0" w:firstColumn="1" w:lastColumn="0" w:noHBand="0" w:noVBand="1"/>
      </w:tblPr>
      <w:tblGrid>
        <w:gridCol w:w="2689"/>
        <w:gridCol w:w="6373"/>
      </w:tblGrid>
      <w:tr w:rsidR="00D10D57" w14:paraId="42D77E91" w14:textId="77777777" w:rsidTr="00FE542D">
        <w:tc>
          <w:tcPr>
            <w:tcW w:w="9062" w:type="dxa"/>
            <w:gridSpan w:val="2"/>
          </w:tcPr>
          <w:p w14:paraId="3F23288D" w14:textId="77777777" w:rsidR="00D10D57" w:rsidRDefault="00D10D57" w:rsidP="00D10D57">
            <w:pPr>
              <w:jc w:val="center"/>
              <w:rPr>
                <w:rStyle w:val="Titre4Car"/>
              </w:rPr>
            </w:pPr>
            <w:r w:rsidRPr="00BE0BD5">
              <w:rPr>
                <w:b/>
              </w:rPr>
              <w:t>Fiche de description de fonctionnalité</w:t>
            </w:r>
          </w:p>
        </w:tc>
      </w:tr>
      <w:tr w:rsidR="00D10D57" w14:paraId="03147EC0" w14:textId="77777777" w:rsidTr="00FE542D">
        <w:tc>
          <w:tcPr>
            <w:tcW w:w="2689" w:type="dxa"/>
          </w:tcPr>
          <w:p w14:paraId="601F563E" w14:textId="77777777" w:rsidR="00D10D57" w:rsidRDefault="00D10D57" w:rsidP="00D10D57">
            <w:pPr>
              <w:jc w:val="both"/>
              <w:rPr>
                <w:rStyle w:val="Titre4Car"/>
              </w:rPr>
            </w:pPr>
            <w:r w:rsidRPr="00BE0BD5">
              <w:rPr>
                <w:b/>
              </w:rPr>
              <w:t>Nom de la fonctionnalité</w:t>
            </w:r>
          </w:p>
        </w:tc>
        <w:tc>
          <w:tcPr>
            <w:tcW w:w="6373" w:type="dxa"/>
          </w:tcPr>
          <w:p w14:paraId="2D3C72FF" w14:textId="77777777" w:rsidR="00D10D57" w:rsidRPr="00494B5B" w:rsidRDefault="00D10D57" w:rsidP="00D10D57">
            <w:pPr>
              <w:rPr>
                <w:rStyle w:val="Titre4Car"/>
                <w:rFonts w:cstheme="minorHAnsi"/>
                <w:i w:val="0"/>
              </w:rPr>
            </w:pPr>
            <w:r w:rsidRPr="006978C0">
              <w:rPr>
                <w:rStyle w:val="lev"/>
                <w:iCs/>
              </w:rPr>
              <w:t>Modification du profil d’un personnel « Associé »</w:t>
            </w:r>
          </w:p>
        </w:tc>
      </w:tr>
      <w:tr w:rsidR="00D10D57" w14:paraId="4BCEE28B" w14:textId="77777777" w:rsidTr="00FE542D">
        <w:tc>
          <w:tcPr>
            <w:tcW w:w="2689" w:type="dxa"/>
          </w:tcPr>
          <w:p w14:paraId="444F449F" w14:textId="77777777" w:rsidR="00D10D57" w:rsidRPr="00494B5B" w:rsidRDefault="00D10D57" w:rsidP="00D10D57">
            <w:pPr>
              <w:rPr>
                <w:rStyle w:val="Titredulivre"/>
              </w:rPr>
            </w:pPr>
            <w:r w:rsidRPr="00BE0BD5">
              <w:rPr>
                <w:b/>
              </w:rPr>
              <w:t>Description sommaire</w:t>
            </w:r>
          </w:p>
        </w:tc>
        <w:tc>
          <w:tcPr>
            <w:tcW w:w="6373" w:type="dxa"/>
          </w:tcPr>
          <w:p w14:paraId="30085C6F" w14:textId="77777777" w:rsidR="00D10D57" w:rsidRPr="00867A86" w:rsidRDefault="00D10D57" w:rsidP="00D10D57">
            <w:pPr>
              <w:rPr>
                <w:rStyle w:val="lev"/>
              </w:rPr>
            </w:pPr>
            <w:r>
              <w:rPr>
                <w:rStyle w:val="lev"/>
              </w:rPr>
              <w:t>Cette option se trouve dans la liste déroulante à cliquer sur la section représentant une personne et sert à modifier son profil.</w:t>
            </w:r>
          </w:p>
        </w:tc>
      </w:tr>
      <w:tr w:rsidR="00D10D57" w14:paraId="51DB1536" w14:textId="77777777" w:rsidTr="00FE542D">
        <w:tc>
          <w:tcPr>
            <w:tcW w:w="2689" w:type="dxa"/>
          </w:tcPr>
          <w:p w14:paraId="5AD5CEA1" w14:textId="77777777" w:rsidR="00D10D57" w:rsidRDefault="00D10D57" w:rsidP="00D10D57">
            <w:r w:rsidRPr="001B2B57">
              <w:rPr>
                <w:b/>
              </w:rPr>
              <w:t>Fonctionnalités attendues</w:t>
            </w:r>
          </w:p>
        </w:tc>
        <w:tc>
          <w:tcPr>
            <w:tcW w:w="6373" w:type="dxa"/>
          </w:tcPr>
          <w:p w14:paraId="5764D20D" w14:textId="77777777" w:rsidR="00D10D57" w:rsidRPr="00852881" w:rsidRDefault="00D10D57" w:rsidP="00D10D57">
            <w:pPr>
              <w:jc w:val="both"/>
              <w:rPr>
                <w:rStyle w:val="lev"/>
              </w:rPr>
            </w:pPr>
            <w:r>
              <w:rPr>
                <w:rStyle w:val="lev"/>
              </w:rPr>
              <w:t>Après la validation du formulaire de modification, les éléments modifiés seront enregistrés.</w:t>
            </w:r>
          </w:p>
        </w:tc>
      </w:tr>
      <w:tr w:rsidR="00D10D57" w14:paraId="6AA505C6" w14:textId="77777777" w:rsidTr="00FE542D">
        <w:tc>
          <w:tcPr>
            <w:tcW w:w="2689" w:type="dxa"/>
          </w:tcPr>
          <w:p w14:paraId="5CC9A650" w14:textId="77777777" w:rsidR="00D10D57" w:rsidRDefault="00D10D57" w:rsidP="00D10D57">
            <w:pPr>
              <w:jc w:val="both"/>
            </w:pPr>
            <w:r>
              <w:rPr>
                <w:b/>
              </w:rPr>
              <w:t>Composants</w:t>
            </w:r>
          </w:p>
        </w:tc>
        <w:tc>
          <w:tcPr>
            <w:tcW w:w="6373" w:type="dxa"/>
          </w:tcPr>
          <w:p w14:paraId="3EFE21E8" w14:textId="77777777" w:rsidR="00D10D57" w:rsidRDefault="00D10D57" w:rsidP="00D10D57">
            <w:pPr>
              <w:jc w:val="both"/>
            </w:pPr>
            <w:r>
              <w:t>Formulaire de modification d’un personnel composé de :</w:t>
            </w:r>
          </w:p>
          <w:p w14:paraId="366788C4" w14:textId="77777777" w:rsidR="00D10D57" w:rsidRDefault="00D10D57" w:rsidP="00B567D0">
            <w:pPr>
              <w:pStyle w:val="Paragraphedeliste"/>
              <w:numPr>
                <w:ilvl w:val="0"/>
                <w:numId w:val="1"/>
              </w:numPr>
              <w:jc w:val="both"/>
            </w:pPr>
            <w:r>
              <w:t>« Type d’utilisateur », qu’on peut changer si besoin et dont les choix sont :</w:t>
            </w:r>
          </w:p>
          <w:p w14:paraId="3CF6859E" w14:textId="77777777" w:rsidR="00D10D57" w:rsidRDefault="00D10D57" w:rsidP="00B567D0">
            <w:pPr>
              <w:pStyle w:val="Paragraphedeliste"/>
              <w:numPr>
                <w:ilvl w:val="1"/>
                <w:numId w:val="1"/>
              </w:numPr>
              <w:jc w:val="both"/>
            </w:pPr>
            <w:r>
              <w:t>Associé</w:t>
            </w:r>
          </w:p>
          <w:p w14:paraId="5870E400" w14:textId="77777777" w:rsidR="00D10D57" w:rsidRDefault="00D10D57" w:rsidP="00B567D0">
            <w:pPr>
              <w:pStyle w:val="Paragraphedeliste"/>
              <w:numPr>
                <w:ilvl w:val="1"/>
                <w:numId w:val="1"/>
              </w:numPr>
              <w:jc w:val="both"/>
            </w:pPr>
            <w:r>
              <w:t>Consultant</w:t>
            </w:r>
          </w:p>
          <w:p w14:paraId="7DE7B986" w14:textId="77777777" w:rsidR="00D10D57" w:rsidRDefault="00D10D57" w:rsidP="00B567D0">
            <w:pPr>
              <w:pStyle w:val="Paragraphedeliste"/>
              <w:numPr>
                <w:ilvl w:val="0"/>
                <w:numId w:val="1"/>
              </w:numPr>
              <w:jc w:val="both"/>
            </w:pPr>
            <w:r>
              <w:t>Champ « Insérer une photo » du personnel à modifier</w:t>
            </w:r>
          </w:p>
          <w:p w14:paraId="3DC54E9A" w14:textId="77777777" w:rsidR="00D10D57" w:rsidRDefault="00D10D57" w:rsidP="00B567D0">
            <w:pPr>
              <w:pStyle w:val="Paragraphedeliste"/>
              <w:numPr>
                <w:ilvl w:val="0"/>
                <w:numId w:val="1"/>
              </w:numPr>
              <w:jc w:val="both"/>
            </w:pPr>
            <w:r>
              <w:t>Champ de saisie du « Nom » du personnel à modifier</w:t>
            </w:r>
          </w:p>
          <w:p w14:paraId="55654CC6" w14:textId="77777777" w:rsidR="00D10D57" w:rsidRDefault="00D10D57" w:rsidP="00B567D0">
            <w:pPr>
              <w:pStyle w:val="Paragraphedeliste"/>
              <w:numPr>
                <w:ilvl w:val="0"/>
                <w:numId w:val="1"/>
              </w:numPr>
              <w:jc w:val="both"/>
            </w:pPr>
            <w:r>
              <w:t>Champ de saisie du « Prénom » du personnel à modifier</w:t>
            </w:r>
          </w:p>
          <w:p w14:paraId="2A3F382D" w14:textId="77777777" w:rsidR="00D10D57" w:rsidRDefault="00D10D57" w:rsidP="00B567D0">
            <w:pPr>
              <w:pStyle w:val="Paragraphedeliste"/>
              <w:numPr>
                <w:ilvl w:val="0"/>
                <w:numId w:val="1"/>
              </w:numPr>
              <w:jc w:val="both"/>
            </w:pPr>
            <w:r>
              <w:t>Champ de saisie du « Prénom d’appellation » du personnel</w:t>
            </w:r>
          </w:p>
          <w:p w14:paraId="565ACD92" w14:textId="77777777" w:rsidR="00D10D57" w:rsidRDefault="00D10D57" w:rsidP="00B567D0">
            <w:pPr>
              <w:pStyle w:val="Paragraphedeliste"/>
              <w:numPr>
                <w:ilvl w:val="0"/>
                <w:numId w:val="1"/>
              </w:numPr>
              <w:jc w:val="both"/>
            </w:pPr>
            <w:r>
              <w:t>Champ de sélection des « Départements à sa charge » au choix à modifier</w:t>
            </w:r>
          </w:p>
          <w:p w14:paraId="748D2EDB" w14:textId="77777777" w:rsidR="00D10D57" w:rsidRDefault="00D10D57" w:rsidP="00B567D0">
            <w:pPr>
              <w:pStyle w:val="Paragraphedeliste"/>
              <w:numPr>
                <w:ilvl w:val="0"/>
                <w:numId w:val="1"/>
              </w:numPr>
              <w:jc w:val="both"/>
            </w:pPr>
            <w:r>
              <w:t>Champ de saisie du « Mail » du personnel à modifier</w:t>
            </w:r>
          </w:p>
          <w:p w14:paraId="674B7913" w14:textId="77777777" w:rsidR="00D10D57" w:rsidRDefault="00D10D57" w:rsidP="00B567D0">
            <w:pPr>
              <w:pStyle w:val="Paragraphedeliste"/>
              <w:numPr>
                <w:ilvl w:val="0"/>
                <w:numId w:val="1"/>
              </w:numPr>
              <w:jc w:val="both"/>
            </w:pPr>
            <w:r>
              <w:t>Champ de saisie du numéro de « Téléphone » du personnel à modifier</w:t>
            </w:r>
          </w:p>
          <w:p w14:paraId="5570AEEF" w14:textId="77777777" w:rsidR="00D10D57" w:rsidRDefault="00D10D57" w:rsidP="00B567D0">
            <w:pPr>
              <w:pStyle w:val="Paragraphedeliste"/>
              <w:numPr>
                <w:ilvl w:val="0"/>
                <w:numId w:val="1"/>
              </w:numPr>
              <w:jc w:val="both"/>
            </w:pPr>
            <w:r>
              <w:t>Champ de saisie du « Cursus » du personnel à modifier</w:t>
            </w:r>
          </w:p>
          <w:p w14:paraId="5EF3E947" w14:textId="77777777" w:rsidR="00D10D57" w:rsidRDefault="00D10D57" w:rsidP="00B567D0">
            <w:pPr>
              <w:pStyle w:val="Paragraphedeliste"/>
              <w:numPr>
                <w:ilvl w:val="0"/>
                <w:numId w:val="1"/>
              </w:numPr>
              <w:jc w:val="both"/>
            </w:pPr>
            <w:r>
              <w:t>Bouton « Enregistrer » pour valider les modifications faites. Ce bouton redirige vers la page représentant le profil du personnel fraîchement modifié.</w:t>
            </w:r>
          </w:p>
          <w:p w14:paraId="4E493C8E" w14:textId="77777777" w:rsidR="00D10D57" w:rsidRDefault="00D10D57" w:rsidP="00B567D0">
            <w:pPr>
              <w:pStyle w:val="Paragraphedeliste"/>
              <w:numPr>
                <w:ilvl w:val="0"/>
                <w:numId w:val="1"/>
              </w:numPr>
              <w:jc w:val="both"/>
            </w:pPr>
            <w:r>
              <w:t>Bouton « Annuler » pour ne pas enregistrer les modifications faites. Ce bouton redirige vers la page représentant le profil du personnel non modifié.</w:t>
            </w:r>
          </w:p>
        </w:tc>
      </w:tr>
      <w:tr w:rsidR="00D10D57" w14:paraId="7FB11BBA" w14:textId="77777777" w:rsidTr="00FE542D">
        <w:tc>
          <w:tcPr>
            <w:tcW w:w="2689" w:type="dxa"/>
          </w:tcPr>
          <w:p w14:paraId="57DB763D" w14:textId="77777777" w:rsidR="00D10D57" w:rsidRDefault="00D10D57" w:rsidP="00D10D57">
            <w:pPr>
              <w:jc w:val="both"/>
              <w:rPr>
                <w:rStyle w:val="Titre4Car"/>
              </w:rPr>
            </w:pPr>
            <w:r w:rsidRPr="0038344E">
              <w:rPr>
                <w:b/>
              </w:rPr>
              <w:t>Règles de gestion</w:t>
            </w:r>
          </w:p>
        </w:tc>
        <w:tc>
          <w:tcPr>
            <w:tcW w:w="6373" w:type="dxa"/>
          </w:tcPr>
          <w:p w14:paraId="1953DEED" w14:textId="77777777" w:rsidR="00D10D57" w:rsidRDefault="00D10D57" w:rsidP="00B567D0">
            <w:pPr>
              <w:pStyle w:val="Paragraphedeliste"/>
              <w:numPr>
                <w:ilvl w:val="0"/>
                <w:numId w:val="7"/>
              </w:numPr>
              <w:jc w:val="both"/>
              <w:rPr>
                <w:rStyle w:val="lev"/>
              </w:rPr>
            </w:pPr>
            <w:r>
              <w:rPr>
                <w:rStyle w:val="lev"/>
              </w:rPr>
              <w:t xml:space="preserve">Un personnel doit avoir été créé dans le Trombinoscope pour être modifié </w:t>
            </w:r>
          </w:p>
          <w:p w14:paraId="419BD8A1" w14:textId="77777777" w:rsidR="00D10D57" w:rsidRDefault="00D10D57" w:rsidP="00B567D0">
            <w:pPr>
              <w:pStyle w:val="Paragraphedeliste"/>
              <w:numPr>
                <w:ilvl w:val="0"/>
                <w:numId w:val="7"/>
              </w:numPr>
              <w:jc w:val="both"/>
              <w:rPr>
                <w:rStyle w:val="lev"/>
              </w:rPr>
            </w:pPr>
            <w:r>
              <w:rPr>
                <w:rStyle w:val="lev"/>
              </w:rPr>
              <w:lastRenderedPageBreak/>
              <w:t>Si un profil de personnel « Associé » est changé en type de personnel « Consultant », le champ « Département à charge » devient un champ « Département » en gardant le(s) même(s) enregistrement(s) comme valeur(s) du champ.</w:t>
            </w:r>
          </w:p>
          <w:p w14:paraId="12D26A9D" w14:textId="77777777" w:rsidR="00D10D57" w:rsidRPr="00423E90" w:rsidRDefault="00D10D57" w:rsidP="00B567D0">
            <w:pPr>
              <w:pStyle w:val="Paragraphedeliste"/>
              <w:numPr>
                <w:ilvl w:val="0"/>
                <w:numId w:val="7"/>
              </w:numPr>
              <w:jc w:val="both"/>
              <w:rPr>
                <w:bCs/>
              </w:rPr>
            </w:pPr>
            <w:r>
              <w:t>Les seuls formats de photo intégrables sont : jpg, jpeg et png</w:t>
            </w:r>
          </w:p>
          <w:p w14:paraId="2D50BF82" w14:textId="77777777" w:rsidR="00D10D57" w:rsidRDefault="00D10D57" w:rsidP="00B567D0">
            <w:pPr>
              <w:pStyle w:val="Paragraphedeliste"/>
              <w:numPr>
                <w:ilvl w:val="0"/>
                <w:numId w:val="7"/>
              </w:numPr>
              <w:jc w:val="both"/>
            </w:pPr>
            <w:r>
              <w:t>Le « Nom » doit être tout en majuscule</w:t>
            </w:r>
          </w:p>
          <w:p w14:paraId="0DCFBA18" w14:textId="77777777" w:rsidR="00D10D57" w:rsidRDefault="00D10D57" w:rsidP="00B567D0">
            <w:pPr>
              <w:pStyle w:val="Paragraphedeliste"/>
              <w:numPr>
                <w:ilvl w:val="0"/>
                <w:numId w:val="7"/>
              </w:numPr>
              <w:jc w:val="both"/>
            </w:pPr>
            <w:r>
              <w:t>Le(s) « Prénom » doit commencer par des Lettres Majuscules</w:t>
            </w:r>
          </w:p>
          <w:p w14:paraId="7522D25A" w14:textId="77777777" w:rsidR="00D10D57" w:rsidRDefault="00D10D57" w:rsidP="00B567D0">
            <w:pPr>
              <w:pStyle w:val="Paragraphedeliste"/>
              <w:numPr>
                <w:ilvl w:val="0"/>
                <w:numId w:val="7"/>
              </w:numPr>
              <w:jc w:val="both"/>
            </w:pPr>
            <w:r>
              <w:t>Le « Prénom d’appellation » doit faire partie du nom ou du prénom du personnel</w:t>
            </w:r>
          </w:p>
          <w:p w14:paraId="53ECCA45" w14:textId="77777777" w:rsidR="00D10D57" w:rsidRDefault="00D10D57" w:rsidP="00B567D0">
            <w:pPr>
              <w:pStyle w:val="Paragraphedeliste"/>
              <w:numPr>
                <w:ilvl w:val="0"/>
                <w:numId w:val="7"/>
              </w:numPr>
              <w:jc w:val="both"/>
            </w:pPr>
            <w:r>
              <w:t xml:space="preserve">Le champ « Mail » doit contenir un enregistrement au format mail comme suit : </w:t>
            </w:r>
            <w:hyperlink r:id="rId22" w:history="1">
              <w:r w:rsidRPr="00F54A9C">
                <w:rPr>
                  <w:rStyle w:val="Lienhypertexte"/>
                </w:rPr>
                <w:t>mail@domaine.extension</w:t>
              </w:r>
            </w:hyperlink>
          </w:p>
          <w:p w14:paraId="3E189168" w14:textId="77777777" w:rsidR="00D10D57" w:rsidRDefault="00D10D57" w:rsidP="00B567D0">
            <w:pPr>
              <w:pStyle w:val="Paragraphedeliste"/>
              <w:numPr>
                <w:ilvl w:val="0"/>
                <w:numId w:val="7"/>
              </w:numPr>
              <w:jc w:val="both"/>
            </w:pPr>
            <w:r>
              <w:t>Le champ « Téléphone » ne doit contenir que :</w:t>
            </w:r>
          </w:p>
          <w:p w14:paraId="4F8F228A" w14:textId="77777777" w:rsidR="00D10D57" w:rsidRDefault="00D10D57" w:rsidP="00B567D0">
            <w:pPr>
              <w:pStyle w:val="Paragraphedeliste"/>
              <w:numPr>
                <w:ilvl w:val="1"/>
                <w:numId w:val="7"/>
              </w:numPr>
              <w:jc w:val="both"/>
            </w:pPr>
            <w:r>
              <w:t>de caractère ‘+’ au début uniquement s’il y en a</w:t>
            </w:r>
          </w:p>
          <w:p w14:paraId="412CE738" w14:textId="77777777" w:rsidR="00D10D57" w:rsidRDefault="00D10D57" w:rsidP="00B567D0">
            <w:pPr>
              <w:pStyle w:val="Paragraphedeliste"/>
              <w:numPr>
                <w:ilvl w:val="1"/>
                <w:numId w:val="7"/>
              </w:numPr>
              <w:jc w:val="both"/>
            </w:pPr>
            <w:r>
              <w:t>de caractères numériques</w:t>
            </w:r>
          </w:p>
          <w:p w14:paraId="72AF1613" w14:textId="77777777" w:rsidR="00D10D57" w:rsidRDefault="00D10D57" w:rsidP="00B567D0">
            <w:pPr>
              <w:pStyle w:val="Paragraphedeliste"/>
              <w:numPr>
                <w:ilvl w:val="1"/>
                <w:numId w:val="7"/>
              </w:numPr>
              <w:jc w:val="both"/>
            </w:pPr>
            <w:r>
              <w:t>des espaces comme séparateur des caractères numériques, mais pas au début ni à la fin de la valeur inscrite dans le champ</w:t>
            </w:r>
          </w:p>
          <w:p w14:paraId="41EEC2B9" w14:textId="77777777" w:rsidR="00D10D57" w:rsidRPr="00845503" w:rsidRDefault="00D10D57" w:rsidP="00B567D0">
            <w:pPr>
              <w:pStyle w:val="Paragraphedeliste"/>
              <w:numPr>
                <w:ilvl w:val="0"/>
                <w:numId w:val="7"/>
              </w:numPr>
              <w:jc w:val="both"/>
              <w:rPr>
                <w:rStyle w:val="lev"/>
              </w:rPr>
            </w:pPr>
            <w:r>
              <w:t>Le champ « Période » dans « Cursus » ne peut être rempli que de caractère numériques et du caractère slash (‘/’)</w:t>
            </w:r>
          </w:p>
        </w:tc>
      </w:tr>
    </w:tbl>
    <w:p w14:paraId="4881BDAF" w14:textId="77777777" w:rsidR="00D10D57" w:rsidRDefault="00D10D57" w:rsidP="00D10D57">
      <w:pPr>
        <w:jc w:val="both"/>
        <w:rPr>
          <w:rStyle w:val="Titre4Car"/>
        </w:rPr>
      </w:pPr>
    </w:p>
    <w:p w14:paraId="3456BA04" w14:textId="77777777" w:rsidR="00D10D57" w:rsidRDefault="00D10D57" w:rsidP="009561F2">
      <w:pPr>
        <w:pStyle w:val="Titre4"/>
        <w:rPr>
          <w:rStyle w:val="lev"/>
        </w:rPr>
      </w:pPr>
      <w:bookmarkStart w:id="58" w:name="_Toc76128493"/>
      <w:r>
        <w:rPr>
          <w:rStyle w:val="lev"/>
        </w:rPr>
        <w:t>Modification du profil d’un « Consultant »</w:t>
      </w:r>
      <w:bookmarkEnd w:id="58"/>
    </w:p>
    <w:p w14:paraId="7E2B0451" w14:textId="77777777" w:rsidR="00D10D57" w:rsidRPr="00FC44D4" w:rsidRDefault="00D10D57" w:rsidP="00D10D57">
      <w:r>
        <w:rPr>
          <w:rStyle w:val="lev"/>
        </w:rPr>
        <w:t>La page de modification d’un consultant est présentée comme suit :</w:t>
      </w:r>
    </w:p>
    <w:p w14:paraId="53518199" w14:textId="77777777" w:rsidR="00D10D57" w:rsidRDefault="00D10D57" w:rsidP="00D10D57">
      <w:pPr>
        <w:ind w:firstLine="708"/>
        <w:jc w:val="both"/>
        <w:rPr>
          <w:rStyle w:val="lev"/>
        </w:rPr>
      </w:pPr>
      <w:r>
        <w:rPr>
          <w:bCs/>
          <w:noProof/>
          <w:lang w:val="en-US"/>
        </w:rPr>
        <w:drawing>
          <wp:inline distT="0" distB="0" distL="0" distR="0" wp14:anchorId="61E89A03" wp14:editId="3369570F">
            <wp:extent cx="5760720" cy="32397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positive1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78E5B341" w14:textId="77777777" w:rsidR="00D10D57" w:rsidRPr="003E0B1A" w:rsidRDefault="00D10D57" w:rsidP="00D10D57">
      <w:pPr>
        <w:pStyle w:val="Lgende"/>
        <w:rPr>
          <w:rStyle w:val="lev"/>
        </w:rPr>
      </w:pPr>
      <w:bookmarkStart w:id="59" w:name="_Toc76128526"/>
      <w:r>
        <w:t xml:space="preserve">Figure </w:t>
      </w:r>
      <w:fldSimple w:instr=" SEQ Figure \* ARABIC ">
        <w:r w:rsidR="001C3B3A">
          <w:rPr>
            <w:noProof/>
          </w:rPr>
          <w:t>10</w:t>
        </w:r>
      </w:fldSimple>
      <w:r>
        <w:t xml:space="preserve">: </w:t>
      </w:r>
      <w:r w:rsidRPr="009562BB">
        <w:t>Présentation de la page de modification d'un consultant</w:t>
      </w:r>
      <w:bookmarkEnd w:id="59"/>
    </w:p>
    <w:tbl>
      <w:tblPr>
        <w:tblStyle w:val="Grilledutableau"/>
        <w:tblW w:w="0" w:type="auto"/>
        <w:tblLook w:val="04A0" w:firstRow="1" w:lastRow="0" w:firstColumn="1" w:lastColumn="0" w:noHBand="0" w:noVBand="1"/>
      </w:tblPr>
      <w:tblGrid>
        <w:gridCol w:w="2689"/>
        <w:gridCol w:w="6373"/>
      </w:tblGrid>
      <w:tr w:rsidR="00D10D57" w14:paraId="5F904805" w14:textId="77777777" w:rsidTr="00FE542D">
        <w:tc>
          <w:tcPr>
            <w:tcW w:w="9062" w:type="dxa"/>
            <w:gridSpan w:val="2"/>
          </w:tcPr>
          <w:p w14:paraId="1F1ABB4D" w14:textId="77777777" w:rsidR="00D10D57" w:rsidRDefault="00D10D57" w:rsidP="00D10D57">
            <w:pPr>
              <w:jc w:val="center"/>
              <w:rPr>
                <w:rStyle w:val="Titre4Car"/>
              </w:rPr>
            </w:pPr>
            <w:r w:rsidRPr="00BE0BD5">
              <w:rPr>
                <w:b/>
              </w:rPr>
              <w:t>Fiche de description de fonctionnalité</w:t>
            </w:r>
          </w:p>
        </w:tc>
      </w:tr>
      <w:tr w:rsidR="00D10D57" w14:paraId="1B343C78" w14:textId="77777777" w:rsidTr="00FE542D">
        <w:tc>
          <w:tcPr>
            <w:tcW w:w="2689" w:type="dxa"/>
          </w:tcPr>
          <w:p w14:paraId="3D27D9DC" w14:textId="77777777" w:rsidR="00D10D57" w:rsidRDefault="00D10D57" w:rsidP="00D10D57">
            <w:pPr>
              <w:jc w:val="both"/>
              <w:rPr>
                <w:rStyle w:val="Titre4Car"/>
              </w:rPr>
            </w:pPr>
            <w:r w:rsidRPr="00BE0BD5">
              <w:rPr>
                <w:b/>
              </w:rPr>
              <w:t>Nom de la fonctionnalité</w:t>
            </w:r>
          </w:p>
        </w:tc>
        <w:tc>
          <w:tcPr>
            <w:tcW w:w="6373" w:type="dxa"/>
          </w:tcPr>
          <w:p w14:paraId="3CDD91EE" w14:textId="77777777" w:rsidR="00D10D57" w:rsidRPr="00494B5B" w:rsidRDefault="00D10D57" w:rsidP="00D10D57">
            <w:pPr>
              <w:jc w:val="both"/>
              <w:rPr>
                <w:rStyle w:val="Titre4Car"/>
                <w:rFonts w:cstheme="minorHAnsi"/>
                <w:i w:val="0"/>
              </w:rPr>
            </w:pPr>
            <w:r w:rsidRPr="006978C0">
              <w:rPr>
                <w:rStyle w:val="lev"/>
                <w:iCs/>
              </w:rPr>
              <w:t>Modification du profil d’un personnel « Consultant »</w:t>
            </w:r>
          </w:p>
        </w:tc>
      </w:tr>
      <w:tr w:rsidR="00D10D57" w14:paraId="4E980851" w14:textId="77777777" w:rsidTr="00FE542D">
        <w:tc>
          <w:tcPr>
            <w:tcW w:w="2689" w:type="dxa"/>
          </w:tcPr>
          <w:p w14:paraId="3E007560" w14:textId="77777777" w:rsidR="00D10D57" w:rsidRPr="00494B5B" w:rsidRDefault="00D10D57" w:rsidP="00D10D57">
            <w:pPr>
              <w:rPr>
                <w:rStyle w:val="Titredulivre"/>
              </w:rPr>
            </w:pPr>
            <w:r w:rsidRPr="00BE0BD5">
              <w:rPr>
                <w:b/>
              </w:rPr>
              <w:t>Description sommaire</w:t>
            </w:r>
          </w:p>
        </w:tc>
        <w:tc>
          <w:tcPr>
            <w:tcW w:w="6373" w:type="dxa"/>
          </w:tcPr>
          <w:p w14:paraId="32A3BD0A" w14:textId="77777777" w:rsidR="00D10D57" w:rsidRPr="00867A86" w:rsidRDefault="00D10D57" w:rsidP="00D10D57">
            <w:pPr>
              <w:rPr>
                <w:rStyle w:val="lev"/>
              </w:rPr>
            </w:pPr>
            <w:r>
              <w:rPr>
                <w:rStyle w:val="lev"/>
              </w:rPr>
              <w:t>Cette option se trouve dans la liste déroulante à cliquer sur la section représentant une personne et sert à modifier son profil.</w:t>
            </w:r>
          </w:p>
        </w:tc>
      </w:tr>
      <w:tr w:rsidR="00D10D57" w14:paraId="580F3FC7" w14:textId="77777777" w:rsidTr="00FE542D">
        <w:tc>
          <w:tcPr>
            <w:tcW w:w="2689" w:type="dxa"/>
          </w:tcPr>
          <w:p w14:paraId="3983E38B" w14:textId="77777777" w:rsidR="00D10D57" w:rsidRDefault="00D10D57" w:rsidP="00D10D57">
            <w:r w:rsidRPr="001B2B57">
              <w:rPr>
                <w:b/>
              </w:rPr>
              <w:lastRenderedPageBreak/>
              <w:t>Fonctionnalités attendues</w:t>
            </w:r>
          </w:p>
        </w:tc>
        <w:tc>
          <w:tcPr>
            <w:tcW w:w="6373" w:type="dxa"/>
          </w:tcPr>
          <w:p w14:paraId="13BD165A" w14:textId="77777777" w:rsidR="00D10D57" w:rsidRPr="00852881" w:rsidRDefault="00D10D57" w:rsidP="00D10D57">
            <w:pPr>
              <w:jc w:val="both"/>
              <w:rPr>
                <w:rStyle w:val="lev"/>
              </w:rPr>
            </w:pPr>
            <w:r>
              <w:rPr>
                <w:rStyle w:val="lev"/>
              </w:rPr>
              <w:t>Après la validation du formulaire de modification, les éléments modifiés seront enregistrés.</w:t>
            </w:r>
          </w:p>
        </w:tc>
      </w:tr>
      <w:tr w:rsidR="00D10D57" w14:paraId="31726856" w14:textId="77777777" w:rsidTr="00FE542D">
        <w:tc>
          <w:tcPr>
            <w:tcW w:w="2689" w:type="dxa"/>
          </w:tcPr>
          <w:p w14:paraId="5C0EA143" w14:textId="77777777" w:rsidR="00D10D57" w:rsidRDefault="00D10D57" w:rsidP="00D10D57">
            <w:pPr>
              <w:jc w:val="both"/>
              <w:rPr>
                <w:b/>
              </w:rPr>
            </w:pPr>
            <w:r>
              <w:rPr>
                <w:b/>
              </w:rPr>
              <w:t>Input</w:t>
            </w:r>
          </w:p>
        </w:tc>
        <w:tc>
          <w:tcPr>
            <w:tcW w:w="6373" w:type="dxa"/>
          </w:tcPr>
          <w:p w14:paraId="384D7DBA" w14:textId="77777777" w:rsidR="00D10D57" w:rsidRDefault="00D10D57" w:rsidP="00B567D0">
            <w:pPr>
              <w:pStyle w:val="Paragraphedeliste"/>
              <w:numPr>
                <w:ilvl w:val="0"/>
                <w:numId w:val="1"/>
              </w:numPr>
              <w:jc w:val="both"/>
            </w:pPr>
            <w:r>
              <w:t>Clic sur la liste déroulante à côté du profil à modifier</w:t>
            </w:r>
          </w:p>
          <w:p w14:paraId="0FDD221D" w14:textId="77777777" w:rsidR="00D10D57" w:rsidRDefault="00D10D57" w:rsidP="00B567D0">
            <w:pPr>
              <w:pStyle w:val="Paragraphedeliste"/>
              <w:numPr>
                <w:ilvl w:val="0"/>
                <w:numId w:val="1"/>
              </w:numPr>
              <w:jc w:val="both"/>
            </w:pPr>
            <w:r>
              <w:t>Clic sur l’option « Modifier le profil »</w:t>
            </w:r>
          </w:p>
        </w:tc>
      </w:tr>
      <w:tr w:rsidR="00D10D57" w14:paraId="7C22E49F" w14:textId="77777777" w:rsidTr="00FE542D">
        <w:tc>
          <w:tcPr>
            <w:tcW w:w="2689" w:type="dxa"/>
          </w:tcPr>
          <w:p w14:paraId="0D196EC2" w14:textId="77777777" w:rsidR="00D10D57" w:rsidRDefault="00D10D57" w:rsidP="00D10D57">
            <w:pPr>
              <w:jc w:val="both"/>
            </w:pPr>
            <w:r>
              <w:rPr>
                <w:b/>
              </w:rPr>
              <w:t>Composants</w:t>
            </w:r>
          </w:p>
        </w:tc>
        <w:tc>
          <w:tcPr>
            <w:tcW w:w="6373" w:type="dxa"/>
          </w:tcPr>
          <w:p w14:paraId="23BAAED8" w14:textId="77777777" w:rsidR="00D10D57" w:rsidRDefault="00D10D57" w:rsidP="00D10D57">
            <w:pPr>
              <w:jc w:val="both"/>
            </w:pPr>
            <w:r>
              <w:t>Formulaire de modification d’un personnel composé de :</w:t>
            </w:r>
          </w:p>
          <w:p w14:paraId="4BD247F2" w14:textId="77777777" w:rsidR="00D10D57" w:rsidRDefault="00D10D57" w:rsidP="00B567D0">
            <w:pPr>
              <w:pStyle w:val="Paragraphedeliste"/>
              <w:numPr>
                <w:ilvl w:val="0"/>
                <w:numId w:val="1"/>
              </w:numPr>
              <w:jc w:val="both"/>
            </w:pPr>
            <w:r>
              <w:t>« Type d’utilisateur », qu’on peut changer si besoin et dont les choix sont :</w:t>
            </w:r>
          </w:p>
          <w:p w14:paraId="5D1EE096" w14:textId="77777777" w:rsidR="00D10D57" w:rsidRDefault="00D10D57" w:rsidP="00B567D0">
            <w:pPr>
              <w:pStyle w:val="Paragraphedeliste"/>
              <w:numPr>
                <w:ilvl w:val="1"/>
                <w:numId w:val="1"/>
              </w:numPr>
              <w:jc w:val="both"/>
            </w:pPr>
            <w:r>
              <w:t>Associé</w:t>
            </w:r>
          </w:p>
          <w:p w14:paraId="049AB3E3" w14:textId="77777777" w:rsidR="00D10D57" w:rsidRDefault="00D10D57" w:rsidP="00B567D0">
            <w:pPr>
              <w:pStyle w:val="Paragraphedeliste"/>
              <w:numPr>
                <w:ilvl w:val="1"/>
                <w:numId w:val="1"/>
              </w:numPr>
              <w:jc w:val="both"/>
            </w:pPr>
            <w:r>
              <w:t>Consultant</w:t>
            </w:r>
          </w:p>
          <w:p w14:paraId="3DF3B354" w14:textId="77777777" w:rsidR="00D10D57" w:rsidRDefault="00D10D57" w:rsidP="00B567D0">
            <w:pPr>
              <w:pStyle w:val="Paragraphedeliste"/>
              <w:numPr>
                <w:ilvl w:val="0"/>
                <w:numId w:val="1"/>
              </w:numPr>
              <w:jc w:val="both"/>
            </w:pPr>
            <w:r>
              <w:t>Champ « Insérer une photo » du personnel à modifier</w:t>
            </w:r>
          </w:p>
          <w:p w14:paraId="49336945" w14:textId="77777777" w:rsidR="00D10D57" w:rsidRDefault="00D10D57" w:rsidP="00B567D0">
            <w:pPr>
              <w:pStyle w:val="Paragraphedeliste"/>
              <w:numPr>
                <w:ilvl w:val="0"/>
                <w:numId w:val="1"/>
              </w:numPr>
              <w:jc w:val="both"/>
            </w:pPr>
            <w:r>
              <w:t>Champ « Nom » du personnel à modifier</w:t>
            </w:r>
          </w:p>
          <w:p w14:paraId="545A480B" w14:textId="77777777" w:rsidR="00D10D57" w:rsidRDefault="00D10D57" w:rsidP="00B567D0">
            <w:pPr>
              <w:pStyle w:val="Paragraphedeliste"/>
              <w:numPr>
                <w:ilvl w:val="0"/>
                <w:numId w:val="1"/>
              </w:numPr>
              <w:jc w:val="both"/>
            </w:pPr>
            <w:r>
              <w:t>Champ « Prénom » du personnel à modifier</w:t>
            </w:r>
          </w:p>
          <w:p w14:paraId="268AAEE1" w14:textId="77777777" w:rsidR="00D10D57" w:rsidRDefault="00D10D57" w:rsidP="00B567D0">
            <w:pPr>
              <w:pStyle w:val="Paragraphedeliste"/>
              <w:numPr>
                <w:ilvl w:val="0"/>
                <w:numId w:val="1"/>
              </w:numPr>
              <w:jc w:val="both"/>
            </w:pPr>
            <w:r>
              <w:t>Champ de saisie du « Prénom d’appellation » du personnel</w:t>
            </w:r>
          </w:p>
          <w:p w14:paraId="3163C242" w14:textId="77777777" w:rsidR="00D10D57" w:rsidRDefault="00D10D57" w:rsidP="00B567D0">
            <w:pPr>
              <w:pStyle w:val="Paragraphedeliste"/>
              <w:numPr>
                <w:ilvl w:val="0"/>
                <w:numId w:val="1"/>
              </w:numPr>
              <w:jc w:val="both"/>
            </w:pPr>
            <w:r>
              <w:t>Champ « Départements » au choix à modifier</w:t>
            </w:r>
          </w:p>
          <w:p w14:paraId="5B20339E" w14:textId="77777777" w:rsidR="00D10D57" w:rsidRDefault="00D10D57" w:rsidP="00B567D0">
            <w:pPr>
              <w:pStyle w:val="Paragraphedeliste"/>
              <w:numPr>
                <w:ilvl w:val="0"/>
                <w:numId w:val="1"/>
              </w:numPr>
              <w:jc w:val="both"/>
            </w:pPr>
            <w:r>
              <w:t>Champ « Mail » du personnel à modifier</w:t>
            </w:r>
          </w:p>
          <w:p w14:paraId="7D6925D6" w14:textId="77777777" w:rsidR="00D10D57" w:rsidRDefault="00D10D57" w:rsidP="00B567D0">
            <w:pPr>
              <w:pStyle w:val="Paragraphedeliste"/>
              <w:numPr>
                <w:ilvl w:val="0"/>
                <w:numId w:val="1"/>
              </w:numPr>
              <w:jc w:val="both"/>
            </w:pPr>
            <w:r>
              <w:t>Champ de saisie du numéro de « Téléphone » du personnel à modifier</w:t>
            </w:r>
          </w:p>
          <w:p w14:paraId="45DD8318" w14:textId="77777777" w:rsidR="00D10D57" w:rsidRDefault="00D10D57" w:rsidP="00B567D0">
            <w:pPr>
              <w:pStyle w:val="Paragraphedeliste"/>
              <w:numPr>
                <w:ilvl w:val="0"/>
                <w:numId w:val="1"/>
              </w:numPr>
              <w:jc w:val="both"/>
            </w:pPr>
            <w:r>
              <w:t>Champ de saisie du « Cursus » du personnel à modifier</w:t>
            </w:r>
          </w:p>
          <w:p w14:paraId="5DFB0F67" w14:textId="77777777" w:rsidR="00D10D57" w:rsidRDefault="00D10D57" w:rsidP="00B567D0">
            <w:pPr>
              <w:pStyle w:val="Paragraphedeliste"/>
              <w:numPr>
                <w:ilvl w:val="0"/>
                <w:numId w:val="1"/>
              </w:numPr>
              <w:jc w:val="both"/>
            </w:pPr>
            <w:r>
              <w:t>Bouton « Enregistrer » pour valider les modifications faites. Ce bouton redirige vers la page représentant le profil du personnel fraîchement modifié.</w:t>
            </w:r>
          </w:p>
          <w:p w14:paraId="038ABA8A" w14:textId="77777777" w:rsidR="00D10D57" w:rsidRDefault="00D10D57" w:rsidP="00B567D0">
            <w:pPr>
              <w:pStyle w:val="Paragraphedeliste"/>
              <w:numPr>
                <w:ilvl w:val="0"/>
                <w:numId w:val="1"/>
              </w:numPr>
              <w:jc w:val="both"/>
            </w:pPr>
            <w:r>
              <w:t>Bouton « Annuler » pour ne pas enregistrer les modifications faites. Ce bouton redirige vers la page représentant le profil du personnel non modifié.</w:t>
            </w:r>
          </w:p>
        </w:tc>
      </w:tr>
      <w:tr w:rsidR="00D10D57" w14:paraId="2F0C7473" w14:textId="77777777" w:rsidTr="00FE542D">
        <w:tc>
          <w:tcPr>
            <w:tcW w:w="2689" w:type="dxa"/>
          </w:tcPr>
          <w:p w14:paraId="61A99335" w14:textId="77777777" w:rsidR="00D10D57" w:rsidRDefault="00D10D57" w:rsidP="00D10D57">
            <w:pPr>
              <w:jc w:val="both"/>
              <w:rPr>
                <w:rStyle w:val="Titre4Car"/>
              </w:rPr>
            </w:pPr>
            <w:r w:rsidRPr="0038344E">
              <w:rPr>
                <w:b/>
              </w:rPr>
              <w:t>Règles de gestion</w:t>
            </w:r>
          </w:p>
        </w:tc>
        <w:tc>
          <w:tcPr>
            <w:tcW w:w="6373" w:type="dxa"/>
          </w:tcPr>
          <w:p w14:paraId="41814460" w14:textId="77777777" w:rsidR="00D10D57" w:rsidRDefault="00D10D57" w:rsidP="00B567D0">
            <w:pPr>
              <w:pStyle w:val="Paragraphedeliste"/>
              <w:numPr>
                <w:ilvl w:val="0"/>
                <w:numId w:val="7"/>
              </w:numPr>
              <w:jc w:val="both"/>
              <w:rPr>
                <w:rStyle w:val="lev"/>
              </w:rPr>
            </w:pPr>
            <w:r>
              <w:rPr>
                <w:rStyle w:val="lev"/>
              </w:rPr>
              <w:t>Un personnel doit être créé dans Trombinoscope pour être modifié</w:t>
            </w:r>
          </w:p>
          <w:p w14:paraId="1728F4D7" w14:textId="77777777" w:rsidR="00D10D57" w:rsidRDefault="00D10D57" w:rsidP="00B567D0">
            <w:pPr>
              <w:pStyle w:val="Paragraphedeliste"/>
              <w:numPr>
                <w:ilvl w:val="0"/>
                <w:numId w:val="7"/>
              </w:numPr>
              <w:jc w:val="both"/>
              <w:rPr>
                <w:rStyle w:val="lev"/>
              </w:rPr>
            </w:pPr>
            <w:r>
              <w:rPr>
                <w:rStyle w:val="lev"/>
              </w:rPr>
              <w:t>Si un profil de personnel « Consultant » est changé en type de personnel « Associé », le champ « Département» devient un champ « Département à charge » en gardant le(s) même(s) enregistrement(s) comme valeur(s) du champ.</w:t>
            </w:r>
          </w:p>
          <w:p w14:paraId="1945870B" w14:textId="77777777" w:rsidR="00D10D57" w:rsidRDefault="00D10D57" w:rsidP="00B567D0">
            <w:pPr>
              <w:pStyle w:val="Paragraphedeliste"/>
              <w:numPr>
                <w:ilvl w:val="0"/>
                <w:numId w:val="7"/>
              </w:numPr>
              <w:jc w:val="both"/>
              <w:rPr>
                <w:rStyle w:val="lev"/>
              </w:rPr>
            </w:pPr>
            <w:r>
              <w:t>Les seuls formats de photo intégrables sont : jpg, jpeg et png</w:t>
            </w:r>
          </w:p>
          <w:p w14:paraId="1B5A678C" w14:textId="77777777" w:rsidR="00D10D57" w:rsidRDefault="00D10D57" w:rsidP="00B567D0">
            <w:pPr>
              <w:pStyle w:val="Paragraphedeliste"/>
              <w:numPr>
                <w:ilvl w:val="0"/>
                <w:numId w:val="7"/>
              </w:numPr>
              <w:jc w:val="both"/>
            </w:pPr>
            <w:r>
              <w:t>Le « Nom » doit être tout en majuscule</w:t>
            </w:r>
          </w:p>
          <w:p w14:paraId="76432253" w14:textId="77777777" w:rsidR="00D10D57" w:rsidRDefault="00D10D57" w:rsidP="00B567D0">
            <w:pPr>
              <w:pStyle w:val="Paragraphedeliste"/>
              <w:numPr>
                <w:ilvl w:val="0"/>
                <w:numId w:val="7"/>
              </w:numPr>
              <w:jc w:val="both"/>
            </w:pPr>
            <w:r>
              <w:t>Le(s) « Prénom » doit commencer par des Lettres Majuscules</w:t>
            </w:r>
          </w:p>
          <w:p w14:paraId="0888BA66" w14:textId="77777777" w:rsidR="00D10D57" w:rsidRDefault="00D10D57" w:rsidP="00B567D0">
            <w:pPr>
              <w:pStyle w:val="Paragraphedeliste"/>
              <w:numPr>
                <w:ilvl w:val="0"/>
                <w:numId w:val="7"/>
              </w:numPr>
              <w:jc w:val="both"/>
            </w:pPr>
            <w:r>
              <w:t>Le « Prénom d’appellation » doit faire partie du nom ou du prénom du personnel</w:t>
            </w:r>
          </w:p>
          <w:p w14:paraId="0063926E" w14:textId="77777777" w:rsidR="00D10D57" w:rsidRDefault="00D10D57" w:rsidP="00B567D0">
            <w:pPr>
              <w:pStyle w:val="Paragraphedeliste"/>
              <w:numPr>
                <w:ilvl w:val="0"/>
                <w:numId w:val="7"/>
              </w:numPr>
              <w:jc w:val="both"/>
            </w:pPr>
            <w:r>
              <w:t xml:space="preserve">Le champ « Mail » doit contenir un enregistrement au format mail comme suit : </w:t>
            </w:r>
            <w:hyperlink r:id="rId24" w:history="1">
              <w:r w:rsidRPr="00F54A9C">
                <w:rPr>
                  <w:rStyle w:val="Lienhypertexte"/>
                </w:rPr>
                <w:t>mail</w:t>
              </w:r>
              <w:r w:rsidRPr="00505057">
                <w:rPr>
                  <w:rStyle w:val="Lienhypertexte"/>
                  <w:b/>
                </w:rPr>
                <w:t>@</w:t>
              </w:r>
              <w:r w:rsidRPr="00F54A9C">
                <w:rPr>
                  <w:rStyle w:val="Lienhypertexte"/>
                </w:rPr>
                <w:t>domaine</w:t>
              </w:r>
              <w:r w:rsidRPr="00505057">
                <w:rPr>
                  <w:rStyle w:val="Lienhypertexte"/>
                  <w:b/>
                </w:rPr>
                <w:t>.</w:t>
              </w:r>
              <w:r w:rsidRPr="00F54A9C">
                <w:rPr>
                  <w:rStyle w:val="Lienhypertexte"/>
                </w:rPr>
                <w:t>extension</w:t>
              </w:r>
            </w:hyperlink>
          </w:p>
          <w:p w14:paraId="06F5425B" w14:textId="77777777" w:rsidR="00D10D57" w:rsidRDefault="00D10D57" w:rsidP="00B567D0">
            <w:pPr>
              <w:pStyle w:val="Paragraphedeliste"/>
              <w:numPr>
                <w:ilvl w:val="0"/>
                <w:numId w:val="7"/>
              </w:numPr>
              <w:jc w:val="both"/>
            </w:pPr>
            <w:r>
              <w:t>Le champ « Téléphone » ne doit contenir que :</w:t>
            </w:r>
          </w:p>
          <w:p w14:paraId="09FF5FFA" w14:textId="77777777" w:rsidR="00D10D57" w:rsidRDefault="00D10D57" w:rsidP="00B567D0">
            <w:pPr>
              <w:pStyle w:val="Paragraphedeliste"/>
              <w:numPr>
                <w:ilvl w:val="1"/>
                <w:numId w:val="7"/>
              </w:numPr>
              <w:jc w:val="both"/>
            </w:pPr>
            <w:r>
              <w:t>de caractère ‘+’ au début uniquement s’il y en a</w:t>
            </w:r>
          </w:p>
          <w:p w14:paraId="25119D2E" w14:textId="77777777" w:rsidR="00D10D57" w:rsidRDefault="00D10D57" w:rsidP="00B567D0">
            <w:pPr>
              <w:pStyle w:val="Paragraphedeliste"/>
              <w:numPr>
                <w:ilvl w:val="1"/>
                <w:numId w:val="7"/>
              </w:numPr>
              <w:jc w:val="both"/>
            </w:pPr>
            <w:r>
              <w:t>de caractères numériques</w:t>
            </w:r>
          </w:p>
          <w:p w14:paraId="2FC7AE1B" w14:textId="77777777" w:rsidR="00D10D57" w:rsidRDefault="00D10D57" w:rsidP="00B567D0">
            <w:pPr>
              <w:pStyle w:val="Paragraphedeliste"/>
              <w:numPr>
                <w:ilvl w:val="1"/>
                <w:numId w:val="7"/>
              </w:numPr>
              <w:jc w:val="both"/>
            </w:pPr>
            <w:r>
              <w:t>d’espaces comme séparateur des caractères numériques, mais pas au début ni à la fin de la valeur inscrite dans le champ</w:t>
            </w:r>
          </w:p>
          <w:p w14:paraId="1A6EFDD4" w14:textId="77777777" w:rsidR="00D10D57" w:rsidRPr="00845503" w:rsidRDefault="00D10D57" w:rsidP="00B567D0">
            <w:pPr>
              <w:pStyle w:val="Paragraphedeliste"/>
              <w:numPr>
                <w:ilvl w:val="0"/>
                <w:numId w:val="7"/>
              </w:numPr>
              <w:jc w:val="both"/>
              <w:rPr>
                <w:rStyle w:val="lev"/>
              </w:rPr>
            </w:pPr>
            <w:r>
              <w:t>Le champ « Période » dans « Cursus » ne peut être rempli que de caractère numériques et du caractère slash (‘/’)</w:t>
            </w:r>
            <w:r>
              <w:rPr>
                <w:rStyle w:val="lev"/>
              </w:rPr>
              <w:t xml:space="preserve"> </w:t>
            </w:r>
          </w:p>
        </w:tc>
      </w:tr>
    </w:tbl>
    <w:p w14:paraId="0BDC2FBB" w14:textId="77777777" w:rsidR="00D10D57" w:rsidRDefault="00D10D57" w:rsidP="00D10D57">
      <w:pPr>
        <w:ind w:firstLine="708"/>
        <w:jc w:val="both"/>
        <w:rPr>
          <w:rStyle w:val="lev"/>
        </w:rPr>
      </w:pPr>
    </w:p>
    <w:p w14:paraId="191FC525" w14:textId="77777777" w:rsidR="00D10D57" w:rsidRDefault="00D10D57" w:rsidP="00D10D57">
      <w:pPr>
        <w:pStyle w:val="Titre3"/>
        <w:rPr>
          <w:rStyle w:val="lev"/>
        </w:rPr>
      </w:pPr>
      <w:bookmarkStart w:id="60" w:name="_Toc76128494"/>
      <w:r w:rsidRPr="002D55F4">
        <w:rPr>
          <w:rStyle w:val="lev"/>
        </w:rPr>
        <w:t>Supprimer</w:t>
      </w:r>
      <w:r>
        <w:rPr>
          <w:rStyle w:val="lev"/>
        </w:rPr>
        <w:t xml:space="preserve"> un personnel</w:t>
      </w:r>
      <w:bookmarkEnd w:id="60"/>
    </w:p>
    <w:p w14:paraId="72DAD65C" w14:textId="77777777" w:rsidR="00D10D57" w:rsidRDefault="00D10D57" w:rsidP="00D10D57">
      <w:pPr>
        <w:ind w:firstLine="708"/>
        <w:jc w:val="both"/>
        <w:rPr>
          <w:rStyle w:val="lev"/>
        </w:rPr>
      </w:pPr>
      <w:r>
        <w:rPr>
          <w:rStyle w:val="lev"/>
        </w:rPr>
        <w:t>Il se peut que le consultant quitte FTHM ou juste que l’administrateur RHI a fait une erreur, alors la fonction « supprimer un personnel » est nécessaire.</w:t>
      </w:r>
    </w:p>
    <w:p w14:paraId="505E70EC" w14:textId="77777777" w:rsidR="00D10D57" w:rsidRDefault="00D10D57" w:rsidP="00D10D57">
      <w:pPr>
        <w:ind w:firstLine="708"/>
        <w:jc w:val="both"/>
        <w:rPr>
          <w:rStyle w:val="lev"/>
        </w:rPr>
      </w:pPr>
      <w:r>
        <w:rPr>
          <w:rStyle w:val="lev"/>
        </w:rPr>
        <w:lastRenderedPageBreak/>
        <w:t>La page de suppression d’un personnel est suggérée comme suit :</w:t>
      </w:r>
    </w:p>
    <w:p w14:paraId="521EDDFB" w14:textId="77777777" w:rsidR="00D10D57" w:rsidRDefault="00D10D57" w:rsidP="00D10D57">
      <w:pPr>
        <w:ind w:firstLine="708"/>
        <w:jc w:val="both"/>
        <w:rPr>
          <w:rStyle w:val="lev"/>
        </w:rPr>
      </w:pPr>
      <w:r>
        <w:rPr>
          <w:bCs/>
          <w:noProof/>
          <w:lang w:val="en-US"/>
        </w:rPr>
        <w:drawing>
          <wp:inline distT="0" distB="0" distL="0" distR="0" wp14:anchorId="6B3D987D" wp14:editId="350FDC89">
            <wp:extent cx="5760085" cy="32397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ppression.png"/>
                    <pic:cNvPicPr/>
                  </pic:nvPicPr>
                  <pic:blipFill>
                    <a:blip r:embed="rId25">
                      <a:extLst>
                        <a:ext uri="{28A0092B-C50C-407E-A947-70E740481C1C}">
                          <a14:useLocalDpi xmlns:a14="http://schemas.microsoft.com/office/drawing/2010/main" val="0"/>
                        </a:ext>
                      </a:extLst>
                    </a:blip>
                    <a:stretch>
                      <a:fillRect/>
                    </a:stretch>
                  </pic:blipFill>
                  <pic:spPr>
                    <a:xfrm>
                      <a:off x="0" y="0"/>
                      <a:ext cx="5760718" cy="3240403"/>
                    </a:xfrm>
                    <a:prstGeom prst="rect">
                      <a:avLst/>
                    </a:prstGeom>
                  </pic:spPr>
                </pic:pic>
              </a:graphicData>
            </a:graphic>
          </wp:inline>
        </w:drawing>
      </w:r>
    </w:p>
    <w:p w14:paraId="0536D4A2" w14:textId="77777777" w:rsidR="00D10D57" w:rsidRDefault="00D10D57" w:rsidP="00D10D57">
      <w:pPr>
        <w:pStyle w:val="Lgende"/>
        <w:rPr>
          <w:rStyle w:val="lev"/>
        </w:rPr>
      </w:pPr>
      <w:bookmarkStart w:id="61" w:name="_Toc76128527"/>
      <w:r>
        <w:t xml:space="preserve">Figure </w:t>
      </w:r>
      <w:fldSimple w:instr=" SEQ Figure \* ARABIC ">
        <w:r w:rsidR="001C3B3A">
          <w:rPr>
            <w:noProof/>
          </w:rPr>
          <w:t>11</w:t>
        </w:r>
      </w:fldSimple>
      <w:r>
        <w:t xml:space="preserve">: </w:t>
      </w:r>
      <w:r w:rsidRPr="00322426">
        <w:t>Présentation de la page de suppression d'un personnel</w:t>
      </w:r>
      <w:bookmarkEnd w:id="61"/>
    </w:p>
    <w:p w14:paraId="2387F44A" w14:textId="77777777" w:rsidR="00D10D57" w:rsidRDefault="00D10D57" w:rsidP="00D10D57">
      <w:pPr>
        <w:ind w:firstLine="708"/>
        <w:jc w:val="both"/>
        <w:rPr>
          <w:rStyle w:val="lev"/>
        </w:rPr>
      </w:pPr>
    </w:p>
    <w:tbl>
      <w:tblPr>
        <w:tblStyle w:val="Grilledutableau"/>
        <w:tblW w:w="0" w:type="auto"/>
        <w:tblLook w:val="04A0" w:firstRow="1" w:lastRow="0" w:firstColumn="1" w:lastColumn="0" w:noHBand="0" w:noVBand="1"/>
      </w:tblPr>
      <w:tblGrid>
        <w:gridCol w:w="2689"/>
        <w:gridCol w:w="6373"/>
      </w:tblGrid>
      <w:tr w:rsidR="00D10D57" w14:paraId="4E2FD37A" w14:textId="77777777" w:rsidTr="00FE542D">
        <w:tc>
          <w:tcPr>
            <w:tcW w:w="9062" w:type="dxa"/>
            <w:gridSpan w:val="2"/>
          </w:tcPr>
          <w:p w14:paraId="31B37F85" w14:textId="77777777" w:rsidR="00D10D57" w:rsidRDefault="00D10D57" w:rsidP="00D10D57">
            <w:pPr>
              <w:jc w:val="center"/>
              <w:rPr>
                <w:rStyle w:val="lev"/>
              </w:rPr>
            </w:pPr>
            <w:r w:rsidRPr="00BE0BD5">
              <w:rPr>
                <w:b/>
              </w:rPr>
              <w:t>Fiche de description de fonctionnalité</w:t>
            </w:r>
          </w:p>
        </w:tc>
      </w:tr>
      <w:tr w:rsidR="00D10D57" w14:paraId="6C99134E" w14:textId="77777777" w:rsidTr="00FE542D">
        <w:tc>
          <w:tcPr>
            <w:tcW w:w="2689" w:type="dxa"/>
          </w:tcPr>
          <w:p w14:paraId="1BD0D813" w14:textId="77777777" w:rsidR="00D10D57" w:rsidRDefault="00D10D57" w:rsidP="00D10D57">
            <w:pPr>
              <w:jc w:val="both"/>
              <w:rPr>
                <w:rStyle w:val="Titre4Car"/>
              </w:rPr>
            </w:pPr>
            <w:r w:rsidRPr="00BE0BD5">
              <w:rPr>
                <w:b/>
              </w:rPr>
              <w:t>Nom de la fonctionnalité</w:t>
            </w:r>
          </w:p>
        </w:tc>
        <w:tc>
          <w:tcPr>
            <w:tcW w:w="6373" w:type="dxa"/>
          </w:tcPr>
          <w:p w14:paraId="35FE01D5" w14:textId="77777777" w:rsidR="00D10D57" w:rsidRDefault="00D10D57" w:rsidP="00D10D57">
            <w:pPr>
              <w:rPr>
                <w:rStyle w:val="lev"/>
              </w:rPr>
            </w:pPr>
            <w:r>
              <w:rPr>
                <w:rStyle w:val="lev"/>
              </w:rPr>
              <w:t>Suppression d’un personnel</w:t>
            </w:r>
          </w:p>
        </w:tc>
      </w:tr>
      <w:tr w:rsidR="00D10D57" w14:paraId="5BBF2E36" w14:textId="77777777" w:rsidTr="00FE542D">
        <w:tc>
          <w:tcPr>
            <w:tcW w:w="2689" w:type="dxa"/>
          </w:tcPr>
          <w:p w14:paraId="478689C0" w14:textId="77777777" w:rsidR="00D10D57" w:rsidRPr="00494B5B" w:rsidRDefault="00D10D57" w:rsidP="00D10D57">
            <w:pPr>
              <w:rPr>
                <w:rStyle w:val="Titredulivre"/>
              </w:rPr>
            </w:pPr>
            <w:r w:rsidRPr="00BE0BD5">
              <w:rPr>
                <w:b/>
              </w:rPr>
              <w:t>Description sommaire</w:t>
            </w:r>
          </w:p>
        </w:tc>
        <w:tc>
          <w:tcPr>
            <w:tcW w:w="6373" w:type="dxa"/>
          </w:tcPr>
          <w:p w14:paraId="0F5F72AE" w14:textId="77777777" w:rsidR="00D10D57" w:rsidRDefault="00D10D57" w:rsidP="00D10D57">
            <w:pPr>
              <w:rPr>
                <w:rStyle w:val="lev"/>
              </w:rPr>
            </w:pPr>
            <w:r>
              <w:rPr>
                <w:rStyle w:val="lev"/>
              </w:rPr>
              <w:t>Cette option se trouve dans la liste déroulante à cliquer sur la section représentant une personne. Elle se trouve au-dessous de l’option «  modifier le profil » et sert à supprimer un profil.</w:t>
            </w:r>
          </w:p>
        </w:tc>
      </w:tr>
      <w:tr w:rsidR="00D10D57" w14:paraId="732C5858" w14:textId="77777777" w:rsidTr="00FE542D">
        <w:tc>
          <w:tcPr>
            <w:tcW w:w="2689" w:type="dxa"/>
          </w:tcPr>
          <w:p w14:paraId="505CC5E0" w14:textId="77777777" w:rsidR="00D10D57" w:rsidRDefault="00D10D57" w:rsidP="00D10D57">
            <w:r w:rsidRPr="001B2B57">
              <w:rPr>
                <w:b/>
              </w:rPr>
              <w:t>Fonctionnalités attendues</w:t>
            </w:r>
          </w:p>
        </w:tc>
        <w:tc>
          <w:tcPr>
            <w:tcW w:w="6373" w:type="dxa"/>
          </w:tcPr>
          <w:p w14:paraId="122010AC" w14:textId="77777777" w:rsidR="00D10D57" w:rsidRDefault="00D10D57" w:rsidP="00D10D57">
            <w:pPr>
              <w:rPr>
                <w:rStyle w:val="lev"/>
              </w:rPr>
            </w:pPr>
            <w:r>
              <w:rPr>
                <w:rStyle w:val="lev"/>
              </w:rPr>
              <w:t>Après la validation de l’action qu’on veut faire, à savoir la suppression, l’utilisateur concerné sera supprimée.</w:t>
            </w:r>
          </w:p>
        </w:tc>
      </w:tr>
      <w:tr w:rsidR="00D10D57" w14:paraId="182D052A" w14:textId="77777777" w:rsidTr="00FE542D">
        <w:tc>
          <w:tcPr>
            <w:tcW w:w="2689" w:type="dxa"/>
          </w:tcPr>
          <w:p w14:paraId="07461B36" w14:textId="77777777" w:rsidR="00D10D57" w:rsidRDefault="00D10D57" w:rsidP="00D10D57">
            <w:pPr>
              <w:jc w:val="both"/>
              <w:rPr>
                <w:b/>
              </w:rPr>
            </w:pPr>
            <w:r>
              <w:rPr>
                <w:b/>
              </w:rPr>
              <w:t>Input</w:t>
            </w:r>
          </w:p>
        </w:tc>
        <w:tc>
          <w:tcPr>
            <w:tcW w:w="6373" w:type="dxa"/>
          </w:tcPr>
          <w:p w14:paraId="278EA82E" w14:textId="77777777" w:rsidR="00D10D57" w:rsidRDefault="00D10D57" w:rsidP="00B567D0">
            <w:pPr>
              <w:pStyle w:val="Paragraphedeliste"/>
              <w:numPr>
                <w:ilvl w:val="0"/>
                <w:numId w:val="1"/>
              </w:numPr>
              <w:jc w:val="both"/>
            </w:pPr>
            <w:r>
              <w:t>Clic sur la liste déroulante à côté du profil à modifier</w:t>
            </w:r>
          </w:p>
          <w:p w14:paraId="26D6C414" w14:textId="77777777" w:rsidR="00D10D57" w:rsidRPr="00C52B5E" w:rsidRDefault="00D10D57" w:rsidP="00B567D0">
            <w:pPr>
              <w:pStyle w:val="Paragraphedeliste"/>
              <w:numPr>
                <w:ilvl w:val="0"/>
                <w:numId w:val="1"/>
              </w:numPr>
              <w:jc w:val="both"/>
              <w:rPr>
                <w:rStyle w:val="lev"/>
                <w:bCs w:val="0"/>
              </w:rPr>
            </w:pPr>
            <w:r>
              <w:t>Clic sur l’option « Supprimer le profil »</w:t>
            </w:r>
          </w:p>
        </w:tc>
      </w:tr>
      <w:tr w:rsidR="00D10D57" w14:paraId="7F4EAF82" w14:textId="77777777" w:rsidTr="00FE542D">
        <w:tc>
          <w:tcPr>
            <w:tcW w:w="2689" w:type="dxa"/>
          </w:tcPr>
          <w:p w14:paraId="122BE431" w14:textId="77777777" w:rsidR="00D10D57" w:rsidRDefault="00D10D57" w:rsidP="00D10D57">
            <w:pPr>
              <w:jc w:val="both"/>
            </w:pPr>
            <w:r>
              <w:rPr>
                <w:b/>
              </w:rPr>
              <w:t>Composants</w:t>
            </w:r>
          </w:p>
        </w:tc>
        <w:tc>
          <w:tcPr>
            <w:tcW w:w="6373" w:type="dxa"/>
          </w:tcPr>
          <w:p w14:paraId="38DDEDAA" w14:textId="77777777" w:rsidR="00D10D57" w:rsidRDefault="00D10D57" w:rsidP="00D10D57">
            <w:pPr>
              <w:rPr>
                <w:rStyle w:val="lev"/>
              </w:rPr>
            </w:pPr>
            <w:r>
              <w:rPr>
                <w:rStyle w:val="lev"/>
              </w:rPr>
              <w:t>Fenêtre « Pop-up » de validation de la suppression composé de :</w:t>
            </w:r>
          </w:p>
          <w:p w14:paraId="34F35FA3" w14:textId="77777777" w:rsidR="00D10D57" w:rsidRDefault="00D10D57" w:rsidP="00B567D0">
            <w:pPr>
              <w:pStyle w:val="Paragraphedeliste"/>
              <w:numPr>
                <w:ilvl w:val="0"/>
                <w:numId w:val="1"/>
              </w:numPr>
              <w:rPr>
                <w:rStyle w:val="lev"/>
              </w:rPr>
            </w:pPr>
            <w:r>
              <w:rPr>
                <w:rStyle w:val="lev"/>
              </w:rPr>
              <w:t>Message d’avertissement : « êtes-vous sûr de vouloir supprimer le profil ? »</w:t>
            </w:r>
          </w:p>
          <w:p w14:paraId="77A8B1A0" w14:textId="77777777" w:rsidR="00D10D57" w:rsidRDefault="00D10D57" w:rsidP="00B567D0">
            <w:pPr>
              <w:pStyle w:val="Paragraphedeliste"/>
              <w:numPr>
                <w:ilvl w:val="0"/>
                <w:numId w:val="1"/>
              </w:numPr>
              <w:rPr>
                <w:rStyle w:val="lev"/>
              </w:rPr>
            </w:pPr>
            <w:r>
              <w:rPr>
                <w:rStyle w:val="lev"/>
              </w:rPr>
              <w:t>Bouton de validation « oui » : supprime définitivement le profil</w:t>
            </w:r>
          </w:p>
          <w:p w14:paraId="1DB336EC" w14:textId="77777777" w:rsidR="00D10D57" w:rsidRDefault="00D10D57" w:rsidP="00B567D0">
            <w:pPr>
              <w:pStyle w:val="Paragraphedeliste"/>
              <w:numPr>
                <w:ilvl w:val="0"/>
                <w:numId w:val="1"/>
              </w:numPr>
              <w:rPr>
                <w:rStyle w:val="lev"/>
              </w:rPr>
            </w:pPr>
            <w:r>
              <w:rPr>
                <w:rStyle w:val="lev"/>
              </w:rPr>
              <w:t>Bouton « annuler » : annule la tentative de suppression.</w:t>
            </w:r>
          </w:p>
        </w:tc>
      </w:tr>
      <w:tr w:rsidR="00D10D57" w14:paraId="76C57E06" w14:textId="77777777" w:rsidTr="00FE542D">
        <w:tc>
          <w:tcPr>
            <w:tcW w:w="2689" w:type="dxa"/>
          </w:tcPr>
          <w:p w14:paraId="08AFFBC7" w14:textId="77777777" w:rsidR="00D10D57" w:rsidRDefault="00D10D57" w:rsidP="00D10D57">
            <w:pPr>
              <w:rPr>
                <w:rStyle w:val="lev"/>
              </w:rPr>
            </w:pPr>
            <w:r w:rsidRPr="0038344E">
              <w:rPr>
                <w:b/>
              </w:rPr>
              <w:t>Règles de gestion</w:t>
            </w:r>
          </w:p>
        </w:tc>
        <w:tc>
          <w:tcPr>
            <w:tcW w:w="6373" w:type="dxa"/>
          </w:tcPr>
          <w:p w14:paraId="625AA3FC" w14:textId="77777777" w:rsidR="00D10D57" w:rsidRDefault="00D10D57" w:rsidP="00B567D0">
            <w:pPr>
              <w:pStyle w:val="Paragraphedeliste"/>
              <w:numPr>
                <w:ilvl w:val="0"/>
                <w:numId w:val="9"/>
              </w:numPr>
              <w:rPr>
                <w:rStyle w:val="lev"/>
              </w:rPr>
            </w:pPr>
            <w:r>
              <w:rPr>
                <w:rStyle w:val="lev"/>
              </w:rPr>
              <w:t>Un personnel doit exister pour être supprimé.</w:t>
            </w:r>
          </w:p>
          <w:p w14:paraId="4A51D835" w14:textId="77777777" w:rsidR="00D10D57" w:rsidRDefault="00D10D57" w:rsidP="00B567D0">
            <w:pPr>
              <w:pStyle w:val="Paragraphedeliste"/>
              <w:numPr>
                <w:ilvl w:val="0"/>
                <w:numId w:val="9"/>
              </w:numPr>
              <w:rPr>
                <w:rStyle w:val="lev"/>
              </w:rPr>
            </w:pPr>
            <w:r>
              <w:rPr>
                <w:rStyle w:val="lev"/>
              </w:rPr>
              <w:t>Lorsqu’on supprime une personne, sa fiche d’habilitation restera encore dans la base de données en cas de besoin de restauration.</w:t>
            </w:r>
          </w:p>
          <w:p w14:paraId="40E0450B" w14:textId="5C558424" w:rsidR="00D10D57" w:rsidRDefault="00D10D57" w:rsidP="00D91FC9">
            <w:pPr>
              <w:pStyle w:val="Paragraphedeliste"/>
              <w:numPr>
                <w:ilvl w:val="0"/>
                <w:numId w:val="9"/>
              </w:numPr>
              <w:rPr>
                <w:rStyle w:val="lev"/>
              </w:rPr>
            </w:pPr>
            <w:r>
              <w:rPr>
                <w:rStyle w:val="lev"/>
              </w:rPr>
              <w:t xml:space="preserve">Un personnel supprimé apparaîtra dans la liste </w:t>
            </w:r>
            <w:del w:id="62" w:author="Tokimahery" w:date="2021-08-05T09:43:00Z">
              <w:r w:rsidDel="00D91FC9">
                <w:rPr>
                  <w:rStyle w:val="lev"/>
                </w:rPr>
                <w:delText xml:space="preserve">des </w:delText>
              </w:r>
            </w:del>
            <w:ins w:id="63" w:author="Tokimahery" w:date="2021-08-05T09:43:00Z">
              <w:r w:rsidR="00D91FC9">
                <w:rPr>
                  <w:rStyle w:val="lev"/>
                </w:rPr>
                <w:t>du</w:t>
              </w:r>
              <w:r w:rsidR="00D91FC9">
                <w:rPr>
                  <w:rStyle w:val="lev"/>
                </w:rPr>
                <w:t xml:space="preserve"> </w:t>
              </w:r>
            </w:ins>
            <w:r>
              <w:rPr>
                <w:rStyle w:val="lev"/>
              </w:rPr>
              <w:t>personnel</w:t>
            </w:r>
            <w:del w:id="64" w:author="Tokimahery" w:date="2021-08-05T09:43:00Z">
              <w:r w:rsidDel="00D91FC9">
                <w:rPr>
                  <w:rStyle w:val="lev"/>
                </w:rPr>
                <w:delText>s</w:delText>
              </w:r>
            </w:del>
            <w:r>
              <w:rPr>
                <w:rStyle w:val="lev"/>
              </w:rPr>
              <w:t xml:space="preserve"> à désactiver.</w:t>
            </w:r>
          </w:p>
        </w:tc>
      </w:tr>
    </w:tbl>
    <w:p w14:paraId="1180B3E1" w14:textId="77777777" w:rsidR="00D10D57" w:rsidRDefault="00D10D57" w:rsidP="00D10D57">
      <w:pPr>
        <w:pStyle w:val="Titre3"/>
        <w:rPr>
          <w:rStyle w:val="lev"/>
        </w:rPr>
      </w:pPr>
      <w:bookmarkStart w:id="65" w:name="_Toc75698731"/>
      <w:bookmarkStart w:id="66" w:name="_Toc75698845"/>
      <w:bookmarkStart w:id="67" w:name="_Toc75699074"/>
      <w:bookmarkStart w:id="68" w:name="_Toc76128495"/>
      <w:bookmarkEnd w:id="65"/>
      <w:bookmarkEnd w:id="66"/>
      <w:bookmarkEnd w:id="67"/>
      <w:r>
        <w:rPr>
          <w:rStyle w:val="lev"/>
        </w:rPr>
        <w:t>Gérer la demande d’habilitation d’un personnel</w:t>
      </w:r>
      <w:bookmarkEnd w:id="68"/>
    </w:p>
    <w:p w14:paraId="1181706B" w14:textId="77777777" w:rsidR="00D10D57" w:rsidRPr="00907595" w:rsidRDefault="00D10D57" w:rsidP="00D10D57">
      <w:pPr>
        <w:spacing w:after="0" w:line="240" w:lineRule="auto"/>
        <w:ind w:firstLine="426"/>
        <w:jc w:val="both"/>
        <w:rPr>
          <w:rStyle w:val="lev"/>
          <w:rFonts w:asciiTheme="majorHAnsi" w:eastAsiaTheme="majorEastAsia" w:hAnsiTheme="majorHAnsi" w:cstheme="majorBidi"/>
          <w:color w:val="1F4D78" w:themeColor="accent1" w:themeShade="7F"/>
          <w:sz w:val="24"/>
          <w:szCs w:val="24"/>
        </w:rPr>
      </w:pPr>
      <w:r w:rsidRPr="00907595">
        <w:rPr>
          <w:rStyle w:val="lev"/>
        </w:rPr>
        <w:t>A l’arrivée d’un consultant, il doit être habilité pour pouvoir utiliser différents outils pour son métier. C’est pourquoi une demande d’habilitation est faite par la RHI auprès du département concerné.</w:t>
      </w:r>
    </w:p>
    <w:p w14:paraId="2DC27CC2" w14:textId="77777777" w:rsidR="00D10D57" w:rsidRPr="00907595" w:rsidRDefault="00D10D57" w:rsidP="00D10D57">
      <w:pPr>
        <w:spacing w:after="0" w:line="240" w:lineRule="auto"/>
        <w:rPr>
          <w:rStyle w:val="lev"/>
        </w:rPr>
      </w:pPr>
    </w:p>
    <w:p w14:paraId="1938E7AF" w14:textId="77777777" w:rsidR="00D10D57" w:rsidRPr="00907595" w:rsidRDefault="00D10D57" w:rsidP="00D10D57">
      <w:pPr>
        <w:spacing w:after="0" w:line="240" w:lineRule="auto"/>
        <w:ind w:firstLine="426"/>
        <w:rPr>
          <w:rStyle w:val="lev"/>
        </w:rPr>
      </w:pPr>
      <w:r w:rsidRPr="00907595">
        <w:rPr>
          <w:rStyle w:val="lev"/>
        </w:rPr>
        <w:lastRenderedPageBreak/>
        <w:t>La page de gestion d’habilitation pour chaque personnel est suggérée comme suit :</w:t>
      </w:r>
    </w:p>
    <w:p w14:paraId="371CE9CF" w14:textId="77777777" w:rsidR="00D10D57" w:rsidRDefault="00D10D57" w:rsidP="00D10D57">
      <w:pPr>
        <w:pStyle w:val="Sansinterligne"/>
        <w:ind w:firstLine="708"/>
        <w:jc w:val="both"/>
        <w:rPr>
          <w:rStyle w:val="Titre4Car"/>
          <w:i w:val="0"/>
          <w:iCs w:val="0"/>
        </w:rPr>
      </w:pPr>
    </w:p>
    <w:p w14:paraId="6B427DBE" w14:textId="77777777" w:rsidR="00D10D57" w:rsidRDefault="00D10D57" w:rsidP="00D10D57">
      <w:pPr>
        <w:pStyle w:val="Sansinterligne"/>
        <w:ind w:firstLine="708"/>
        <w:rPr>
          <w:rStyle w:val="Titre4Car"/>
          <w:i w:val="0"/>
          <w:iCs w:val="0"/>
        </w:rPr>
      </w:pPr>
      <w:r>
        <w:rPr>
          <w:noProof/>
          <w:lang w:val="en-US"/>
        </w:rPr>
        <w:drawing>
          <wp:inline distT="0" distB="0" distL="0" distR="0" wp14:anchorId="3C8C479D" wp14:editId="6CA435B0">
            <wp:extent cx="4865084" cy="2736610"/>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positive14.PNG"/>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865084" cy="2736610"/>
                    </a:xfrm>
                    <a:prstGeom prst="rect">
                      <a:avLst/>
                    </a:prstGeom>
                    <a:ln>
                      <a:noFill/>
                    </a:ln>
                    <a:extLst>
                      <a:ext uri="{53640926-AAD7-44D8-BBD7-CCE9431645EC}">
                        <a14:shadowObscured xmlns:a14="http://schemas.microsoft.com/office/drawing/2010/main"/>
                      </a:ext>
                    </a:extLst>
                  </pic:spPr>
                </pic:pic>
              </a:graphicData>
            </a:graphic>
          </wp:inline>
        </w:drawing>
      </w:r>
    </w:p>
    <w:p w14:paraId="70DED02A" w14:textId="77777777" w:rsidR="00D10D57" w:rsidRDefault="00D10D57" w:rsidP="00D10D57">
      <w:pPr>
        <w:pStyle w:val="Lgende"/>
        <w:rPr>
          <w:rStyle w:val="Titre4Car"/>
          <w:i/>
          <w:iCs/>
          <w:color w:val="auto"/>
        </w:rPr>
      </w:pPr>
      <w:bookmarkStart w:id="69" w:name="_Toc76128528"/>
      <w:r>
        <w:t xml:space="preserve">Figure </w:t>
      </w:r>
      <w:fldSimple w:instr=" SEQ Figure \* ARABIC ">
        <w:r w:rsidR="001C3B3A">
          <w:rPr>
            <w:noProof/>
          </w:rPr>
          <w:t>12</w:t>
        </w:r>
      </w:fldSimple>
      <w:r>
        <w:t xml:space="preserve">: </w:t>
      </w:r>
      <w:r w:rsidRPr="00DA2E12">
        <w:t>Présentation de la page de gestion d'habilitation</w:t>
      </w:r>
      <w:bookmarkEnd w:id="69"/>
    </w:p>
    <w:p w14:paraId="2EE4DC10" w14:textId="77777777" w:rsidR="00D10D57" w:rsidRDefault="00D10D57" w:rsidP="00D10D57">
      <w:pPr>
        <w:pStyle w:val="Sansinterligne"/>
        <w:ind w:firstLine="708"/>
        <w:rPr>
          <w:rStyle w:val="Titre4Car"/>
          <w:i w:val="0"/>
          <w:iCs w:val="0"/>
        </w:rPr>
      </w:pPr>
    </w:p>
    <w:p w14:paraId="1CDB0E95" w14:textId="77777777" w:rsidR="00D10D57" w:rsidRPr="005C702D" w:rsidRDefault="00D10D57" w:rsidP="00D10D57">
      <w:pPr>
        <w:pStyle w:val="Sansinterligne"/>
        <w:rPr>
          <w:rStyle w:val="Titre4Car"/>
          <w:i w:val="0"/>
          <w:iCs w:val="0"/>
        </w:rPr>
      </w:pPr>
    </w:p>
    <w:tbl>
      <w:tblPr>
        <w:tblStyle w:val="Grilledutableau"/>
        <w:tblW w:w="0" w:type="auto"/>
        <w:tblLook w:val="04A0" w:firstRow="1" w:lastRow="0" w:firstColumn="1" w:lastColumn="0" w:noHBand="0" w:noVBand="1"/>
      </w:tblPr>
      <w:tblGrid>
        <w:gridCol w:w="2689"/>
        <w:gridCol w:w="6373"/>
      </w:tblGrid>
      <w:tr w:rsidR="00D10D57" w14:paraId="7F04A06A" w14:textId="77777777" w:rsidTr="00FE542D">
        <w:tc>
          <w:tcPr>
            <w:tcW w:w="9062" w:type="dxa"/>
            <w:gridSpan w:val="2"/>
          </w:tcPr>
          <w:p w14:paraId="1ACB2985" w14:textId="77777777" w:rsidR="00D10D57" w:rsidRDefault="00D10D57" w:rsidP="00D10D57">
            <w:pPr>
              <w:jc w:val="center"/>
              <w:rPr>
                <w:rStyle w:val="lev"/>
              </w:rPr>
            </w:pPr>
            <w:r w:rsidRPr="00BE0BD5">
              <w:rPr>
                <w:b/>
              </w:rPr>
              <w:t>Fiche de description de fonctionnalité</w:t>
            </w:r>
          </w:p>
        </w:tc>
      </w:tr>
      <w:tr w:rsidR="00D10D57" w14:paraId="5FD69AFC" w14:textId="77777777" w:rsidTr="00FE542D">
        <w:tc>
          <w:tcPr>
            <w:tcW w:w="2689" w:type="dxa"/>
          </w:tcPr>
          <w:p w14:paraId="6F8AFF30" w14:textId="77777777" w:rsidR="00D10D57" w:rsidRDefault="00D10D57" w:rsidP="00D10D57">
            <w:pPr>
              <w:jc w:val="both"/>
              <w:rPr>
                <w:rStyle w:val="Titre4Car"/>
              </w:rPr>
            </w:pPr>
            <w:r w:rsidRPr="00BE0BD5">
              <w:rPr>
                <w:b/>
              </w:rPr>
              <w:t>Nom de la fonctionnalité</w:t>
            </w:r>
          </w:p>
        </w:tc>
        <w:tc>
          <w:tcPr>
            <w:tcW w:w="6373" w:type="dxa"/>
          </w:tcPr>
          <w:p w14:paraId="426CB7DE" w14:textId="77777777" w:rsidR="00D10D57" w:rsidRDefault="00D10D57" w:rsidP="00D10D57">
            <w:pPr>
              <w:jc w:val="both"/>
              <w:rPr>
                <w:rStyle w:val="lev"/>
              </w:rPr>
            </w:pPr>
            <w:r>
              <w:rPr>
                <w:rStyle w:val="lev"/>
              </w:rPr>
              <w:t>Gestion de la demande d’habilitation d’un personnel</w:t>
            </w:r>
          </w:p>
        </w:tc>
      </w:tr>
      <w:tr w:rsidR="00D10D57" w14:paraId="7D452718" w14:textId="77777777" w:rsidTr="00FE542D">
        <w:tc>
          <w:tcPr>
            <w:tcW w:w="2689" w:type="dxa"/>
          </w:tcPr>
          <w:p w14:paraId="47049F7F" w14:textId="77777777" w:rsidR="00D10D57" w:rsidRPr="00494B5B" w:rsidRDefault="00D10D57" w:rsidP="00D10D57">
            <w:pPr>
              <w:rPr>
                <w:rStyle w:val="Titredulivre"/>
              </w:rPr>
            </w:pPr>
            <w:r w:rsidRPr="00BE0BD5">
              <w:rPr>
                <w:b/>
              </w:rPr>
              <w:t>Description sommaire</w:t>
            </w:r>
          </w:p>
        </w:tc>
        <w:tc>
          <w:tcPr>
            <w:tcW w:w="6373" w:type="dxa"/>
          </w:tcPr>
          <w:p w14:paraId="17679ED6" w14:textId="77777777" w:rsidR="00D10D57" w:rsidRDefault="00D10D57" w:rsidP="00D10D57">
            <w:pPr>
              <w:jc w:val="both"/>
              <w:rPr>
                <w:rStyle w:val="lev"/>
              </w:rPr>
            </w:pPr>
            <w:r>
              <w:rPr>
                <w:rStyle w:val="lev"/>
              </w:rPr>
              <w:t>Cette fonctionnalité est disponible dans la liste déroulante à cliquer sur la section représentant une personne. Elle se trouve au-dessous de l’option «  supprimer le profil » et redirige vers une page de gestion d’habilitation.</w:t>
            </w:r>
          </w:p>
        </w:tc>
      </w:tr>
      <w:tr w:rsidR="00D10D57" w14:paraId="5C107869" w14:textId="77777777" w:rsidTr="00FE542D">
        <w:tc>
          <w:tcPr>
            <w:tcW w:w="2689" w:type="dxa"/>
          </w:tcPr>
          <w:p w14:paraId="60F9BC20" w14:textId="77777777" w:rsidR="00D10D57" w:rsidRDefault="00D10D57" w:rsidP="00D10D57">
            <w:r w:rsidRPr="001B2B57">
              <w:rPr>
                <w:b/>
              </w:rPr>
              <w:t>Fonctionnalités attendues</w:t>
            </w:r>
          </w:p>
        </w:tc>
        <w:tc>
          <w:tcPr>
            <w:tcW w:w="6373" w:type="dxa"/>
          </w:tcPr>
          <w:p w14:paraId="67B313EE" w14:textId="77777777" w:rsidR="00D10D57" w:rsidRDefault="00D10D57" w:rsidP="00D10D57">
            <w:pPr>
              <w:jc w:val="both"/>
              <w:rPr>
                <w:rStyle w:val="lev"/>
              </w:rPr>
            </w:pPr>
            <w:r>
              <w:rPr>
                <w:rStyle w:val="lev"/>
              </w:rPr>
              <w:t>Après la validation du formulaire de demande d’habilitation, une demande sera créée, avec une liste des demandes, une date de création, un historique des modifications de la demande.</w:t>
            </w:r>
          </w:p>
        </w:tc>
      </w:tr>
      <w:tr w:rsidR="00D10D57" w14:paraId="20283879" w14:textId="77777777" w:rsidTr="00FE542D">
        <w:tc>
          <w:tcPr>
            <w:tcW w:w="2689" w:type="dxa"/>
          </w:tcPr>
          <w:p w14:paraId="7EE84402" w14:textId="77777777" w:rsidR="00D10D57" w:rsidRDefault="00D10D57" w:rsidP="00D10D57">
            <w:pPr>
              <w:jc w:val="both"/>
            </w:pPr>
            <w:r>
              <w:rPr>
                <w:b/>
              </w:rPr>
              <w:t>Composants</w:t>
            </w:r>
          </w:p>
        </w:tc>
        <w:tc>
          <w:tcPr>
            <w:tcW w:w="6373" w:type="dxa"/>
          </w:tcPr>
          <w:p w14:paraId="2F860833" w14:textId="77777777" w:rsidR="00D10D57" w:rsidRDefault="00D10D57" w:rsidP="00D10D57">
            <w:pPr>
              <w:jc w:val="both"/>
            </w:pPr>
            <w:r>
              <w:t>Page de gestion d’habilitation : elle s’affiche quand l’utilisateur clique sur l’option « Gérer la demande d’habilitation ». Elle est composée :</w:t>
            </w:r>
          </w:p>
          <w:p w14:paraId="43F54F97" w14:textId="77777777" w:rsidR="00D10D57" w:rsidRDefault="00D10D57" w:rsidP="00B567D0">
            <w:pPr>
              <w:pStyle w:val="Paragraphedeliste"/>
              <w:numPr>
                <w:ilvl w:val="0"/>
                <w:numId w:val="1"/>
              </w:numPr>
              <w:jc w:val="both"/>
            </w:pPr>
            <w:r>
              <w:t>D’une option nouvelle demande : redirige vers une page d’ajout de nouvelle demande</w:t>
            </w:r>
          </w:p>
          <w:p w14:paraId="34FB1D23" w14:textId="77777777" w:rsidR="00D10D57" w:rsidRDefault="00D10D57" w:rsidP="00B567D0">
            <w:pPr>
              <w:pStyle w:val="Paragraphedeliste"/>
              <w:numPr>
                <w:ilvl w:val="0"/>
                <w:numId w:val="1"/>
              </w:numPr>
              <w:jc w:val="both"/>
            </w:pPr>
            <w:r>
              <w:t>D’un tableau contenant :</w:t>
            </w:r>
          </w:p>
          <w:p w14:paraId="209993EB" w14:textId="77777777" w:rsidR="00D10D57" w:rsidRDefault="00D10D57" w:rsidP="00B567D0">
            <w:pPr>
              <w:pStyle w:val="Paragraphedeliste"/>
              <w:numPr>
                <w:ilvl w:val="0"/>
                <w:numId w:val="6"/>
              </w:numPr>
              <w:jc w:val="both"/>
            </w:pPr>
            <w:r>
              <w:t>La liste des demandes d’habilitations pour une personne (présente les versions des demandes modifiées)</w:t>
            </w:r>
          </w:p>
          <w:p w14:paraId="3ECC6DCC" w14:textId="77777777" w:rsidR="00D10D57" w:rsidRDefault="00D10D57" w:rsidP="00B567D0">
            <w:pPr>
              <w:pStyle w:val="Paragraphedeliste"/>
              <w:numPr>
                <w:ilvl w:val="0"/>
                <w:numId w:val="6"/>
              </w:numPr>
              <w:jc w:val="both"/>
            </w:pPr>
            <w:r>
              <w:t>La date de modification de la demande</w:t>
            </w:r>
          </w:p>
          <w:p w14:paraId="439CF344" w14:textId="77777777" w:rsidR="00D10D57" w:rsidRDefault="00D10D57" w:rsidP="00B567D0">
            <w:pPr>
              <w:pStyle w:val="Paragraphedeliste"/>
              <w:numPr>
                <w:ilvl w:val="0"/>
                <w:numId w:val="6"/>
              </w:numPr>
              <w:jc w:val="both"/>
            </w:pPr>
            <w:r>
              <w:t>L’historique des modifications</w:t>
            </w:r>
          </w:p>
          <w:p w14:paraId="778EA9F8" w14:textId="77777777" w:rsidR="00D10D57" w:rsidRPr="001A6561" w:rsidRDefault="00D10D57" w:rsidP="00B567D0">
            <w:pPr>
              <w:pStyle w:val="Paragraphedeliste"/>
              <w:numPr>
                <w:ilvl w:val="0"/>
                <w:numId w:val="6"/>
              </w:numPr>
              <w:jc w:val="both"/>
              <w:rPr>
                <w:bCs/>
              </w:rPr>
            </w:pPr>
            <w:r>
              <w:t>L’icône qui permet de modifier la demande d’habilitation ; celui-ci redirige vers une page de modification de la demande avec les éléments à modifier</w:t>
            </w:r>
          </w:p>
          <w:p w14:paraId="772D4E78" w14:textId="475BCF04" w:rsidR="001A6561" w:rsidRDefault="001A6561" w:rsidP="00B567D0">
            <w:pPr>
              <w:pStyle w:val="Paragraphedeliste"/>
              <w:numPr>
                <w:ilvl w:val="0"/>
                <w:numId w:val="6"/>
              </w:numPr>
              <w:jc w:val="both"/>
              <w:rPr>
                <w:rStyle w:val="lev"/>
              </w:rPr>
            </w:pPr>
            <w:r>
              <w:rPr>
                <w:rStyle w:val="lev"/>
              </w:rPr>
              <w:t xml:space="preserve">Les commentaires associés aux demandes, notamment le numéro de ticket GLPI de la demande. </w:t>
            </w:r>
          </w:p>
        </w:tc>
      </w:tr>
      <w:tr w:rsidR="00D10D57" w14:paraId="1C981FBB" w14:textId="77777777" w:rsidTr="00FE542D">
        <w:tc>
          <w:tcPr>
            <w:tcW w:w="2689" w:type="dxa"/>
          </w:tcPr>
          <w:p w14:paraId="420B3C92" w14:textId="77777777" w:rsidR="00D10D57" w:rsidRDefault="00D10D57" w:rsidP="00D10D57">
            <w:pPr>
              <w:rPr>
                <w:rStyle w:val="lev"/>
              </w:rPr>
            </w:pPr>
            <w:r w:rsidRPr="0038344E">
              <w:rPr>
                <w:b/>
              </w:rPr>
              <w:t>Règles de gestion</w:t>
            </w:r>
          </w:p>
        </w:tc>
        <w:tc>
          <w:tcPr>
            <w:tcW w:w="6373" w:type="dxa"/>
          </w:tcPr>
          <w:p w14:paraId="441F72DF" w14:textId="77777777" w:rsidR="00D10D57" w:rsidRDefault="00D10D57" w:rsidP="00B567D0">
            <w:pPr>
              <w:pStyle w:val="Paragraphedeliste"/>
              <w:numPr>
                <w:ilvl w:val="0"/>
                <w:numId w:val="11"/>
              </w:numPr>
              <w:rPr>
                <w:rStyle w:val="lev"/>
              </w:rPr>
            </w:pPr>
            <w:r>
              <w:rPr>
                <w:rStyle w:val="lev"/>
              </w:rPr>
              <w:t>Un profil doit exister pour qu’une demande d’habilitation puisse se faire</w:t>
            </w:r>
          </w:p>
          <w:p w14:paraId="0586B9F2" w14:textId="77777777" w:rsidR="00D10D57" w:rsidRPr="00995C63" w:rsidRDefault="00D10D57" w:rsidP="00B567D0">
            <w:pPr>
              <w:pStyle w:val="Paragraphedeliste"/>
              <w:numPr>
                <w:ilvl w:val="0"/>
                <w:numId w:val="11"/>
              </w:numPr>
              <w:rPr>
                <w:rStyle w:val="lev"/>
                <w:bCs w:val="0"/>
              </w:rPr>
            </w:pPr>
            <w:r>
              <w:t>Au passage de la souris sur l’icône</w:t>
            </w:r>
            <w:r>
              <w:object w:dxaOrig="300" w:dyaOrig="255" w14:anchorId="18D42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2pt" o:ole="">
                  <v:imagedata r:id="rId27" o:title=""/>
                </v:shape>
                <o:OLEObject Type="Embed" ProgID="PBrush" ShapeID="_x0000_i1025" DrawAspect="Content" ObjectID="_1689662554" r:id="rId28"/>
              </w:object>
            </w:r>
            <w:r>
              <w:t>, il doit apparaître l’inscription « Modifier »</w:t>
            </w:r>
          </w:p>
        </w:tc>
      </w:tr>
    </w:tbl>
    <w:p w14:paraId="1305FFDC" w14:textId="77777777" w:rsidR="00D10D57" w:rsidRDefault="00D10D57" w:rsidP="00D10D57">
      <w:pPr>
        <w:rPr>
          <w:rStyle w:val="lev"/>
        </w:rPr>
      </w:pPr>
    </w:p>
    <w:p w14:paraId="683553DE" w14:textId="77777777" w:rsidR="00D10D57" w:rsidRPr="00507B5F" w:rsidRDefault="00D10D57" w:rsidP="00B567D0">
      <w:pPr>
        <w:pStyle w:val="Titre4"/>
        <w:numPr>
          <w:ilvl w:val="0"/>
          <w:numId w:val="16"/>
        </w:numPr>
      </w:pPr>
      <w:bookmarkStart w:id="70" w:name="_Toc76128496"/>
      <w:r>
        <w:lastRenderedPageBreak/>
        <w:t>Page d’ajout d’une nouvelle demande</w:t>
      </w:r>
      <w:bookmarkEnd w:id="70"/>
    </w:p>
    <w:p w14:paraId="60DF4749" w14:textId="77777777" w:rsidR="00D10D57" w:rsidRDefault="00D10D57" w:rsidP="00D10D57">
      <w:pPr>
        <w:ind w:firstLine="426"/>
      </w:pPr>
      <w:r>
        <w:t xml:space="preserve">Une demande d’habilitation est rattachée à un </w:t>
      </w:r>
      <w:commentRangeStart w:id="71"/>
      <w:r>
        <w:t>profil</w:t>
      </w:r>
      <w:commentRangeEnd w:id="71"/>
      <w:r w:rsidR="00D91FC9">
        <w:rPr>
          <w:rStyle w:val="Marquedecommentaire"/>
        </w:rPr>
        <w:commentReference w:id="71"/>
      </w:r>
      <w:r>
        <w:t xml:space="preserve">. </w:t>
      </w:r>
    </w:p>
    <w:p w14:paraId="70BE9AFA" w14:textId="77777777" w:rsidR="00D10D57" w:rsidRDefault="00D10D57" w:rsidP="00D10D57">
      <w:pPr>
        <w:ind w:firstLine="426"/>
      </w:pPr>
      <w:r>
        <w:t>La page d’ajout de la nouvelle demande d’habilitation est suggérée comme suit :</w:t>
      </w:r>
    </w:p>
    <w:p w14:paraId="5B4C5265" w14:textId="77777777" w:rsidR="00D10D57" w:rsidRDefault="00D10D57" w:rsidP="00D10D57">
      <w:pPr>
        <w:jc w:val="center"/>
        <w:rPr>
          <w:noProof/>
          <w:lang w:eastAsia="fr-FR"/>
        </w:rPr>
      </w:pPr>
      <w:r>
        <w:rPr>
          <w:noProof/>
          <w:lang w:val="en-US"/>
        </w:rPr>
        <w:drawing>
          <wp:anchor distT="0" distB="0" distL="114300" distR="114300" simplePos="0" relativeHeight="251663360" behindDoc="0" locked="0" layoutInCell="1" allowOverlap="1" wp14:anchorId="61478F80" wp14:editId="1159017C">
            <wp:simplePos x="0" y="0"/>
            <wp:positionH relativeFrom="column">
              <wp:posOffset>1729105</wp:posOffset>
            </wp:positionH>
            <wp:positionV relativeFrom="paragraph">
              <wp:posOffset>3900805</wp:posOffset>
            </wp:positionV>
            <wp:extent cx="2651760" cy="200914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rm 2.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2651760" cy="2009140"/>
                    </a:xfrm>
                    <a:prstGeom prst="rect">
                      <a:avLst/>
                    </a:prstGeom>
                    <a:ln>
                      <a:noFill/>
                    </a:ln>
                    <a:extLst>
                      <a:ext uri="{53640926-AAD7-44D8-BBD7-CCE9431645EC}">
                        <a14:shadowObscured xmlns:a14="http://schemas.microsoft.com/office/drawing/2010/main"/>
                      </a:ext>
                    </a:extLst>
                  </pic:spPr>
                </pic:pic>
              </a:graphicData>
            </a:graphic>
          </wp:anchor>
        </w:drawing>
      </w:r>
      <w:commentRangeStart w:id="72"/>
      <w:r>
        <w:rPr>
          <w:noProof/>
          <w:lang w:val="en-US"/>
        </w:rPr>
        <w:drawing>
          <wp:inline distT="0" distB="0" distL="0" distR="0" wp14:anchorId="1E9ABFAD" wp14:editId="31B80A38">
            <wp:extent cx="3386137" cy="3893678"/>
            <wp:effectExtent l="0" t="0" r="508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rm 3.PNG"/>
                    <pic:cNvPicPr/>
                  </pic:nvPicPr>
                  <pic:blipFill>
                    <a:blip r:embed="rId30">
                      <a:extLst>
                        <a:ext uri="{28A0092B-C50C-407E-A947-70E740481C1C}">
                          <a14:useLocalDpi xmlns:a14="http://schemas.microsoft.com/office/drawing/2010/main" val="0"/>
                        </a:ext>
                      </a:extLst>
                    </a:blip>
                    <a:stretch>
                      <a:fillRect/>
                    </a:stretch>
                  </pic:blipFill>
                  <pic:spPr bwMode="auto">
                    <a:xfrm>
                      <a:off x="0" y="0"/>
                      <a:ext cx="3386137" cy="3893678"/>
                    </a:xfrm>
                    <a:prstGeom prst="rect">
                      <a:avLst/>
                    </a:prstGeom>
                    <a:ln>
                      <a:noFill/>
                    </a:ln>
                    <a:extLst>
                      <a:ext uri="{53640926-AAD7-44D8-BBD7-CCE9431645EC}">
                        <a14:shadowObscured xmlns:a14="http://schemas.microsoft.com/office/drawing/2010/main"/>
                      </a:ext>
                    </a:extLst>
                  </pic:spPr>
                </pic:pic>
              </a:graphicData>
            </a:graphic>
          </wp:inline>
        </w:drawing>
      </w:r>
      <w:commentRangeEnd w:id="72"/>
      <w:r w:rsidR="00D91FC9">
        <w:rPr>
          <w:rStyle w:val="Marquedecommentaire"/>
        </w:rPr>
        <w:commentReference w:id="72"/>
      </w:r>
    </w:p>
    <w:p w14:paraId="1A01C3FC" w14:textId="77777777" w:rsidR="00D10D57" w:rsidRDefault="00D10D57" w:rsidP="00D10D57">
      <w:pPr>
        <w:jc w:val="center"/>
        <w:rPr>
          <w:noProof/>
          <w:lang w:eastAsia="fr-FR"/>
        </w:rPr>
      </w:pPr>
    </w:p>
    <w:p w14:paraId="50C86579" w14:textId="77777777" w:rsidR="00D10D57" w:rsidRDefault="00D10D57" w:rsidP="00D10D57">
      <w:pPr>
        <w:pStyle w:val="Lgende"/>
        <w:rPr>
          <w:noProof/>
          <w:lang w:eastAsia="fr-FR"/>
        </w:rPr>
      </w:pPr>
      <w:bookmarkStart w:id="73" w:name="_Toc76128529"/>
      <w:r>
        <w:t xml:space="preserve">Figure </w:t>
      </w:r>
      <w:fldSimple w:instr=" SEQ Figure \* ARABIC ">
        <w:r w:rsidR="001C3B3A">
          <w:rPr>
            <w:noProof/>
          </w:rPr>
          <w:t>13</w:t>
        </w:r>
      </w:fldSimple>
      <w:r>
        <w:t xml:space="preserve">: </w:t>
      </w:r>
      <w:r w:rsidRPr="002B761A">
        <w:t>Présentation de la page d'ajout de nouvelle demande d'habilitation</w:t>
      </w:r>
      <w:bookmarkEnd w:id="73"/>
    </w:p>
    <w:p w14:paraId="32E9C560" w14:textId="77777777" w:rsidR="00D10D57" w:rsidRDefault="00D10D57" w:rsidP="00D10D57">
      <w:pPr>
        <w:rPr>
          <w:noProof/>
          <w:lang w:eastAsia="fr-FR"/>
        </w:rPr>
      </w:pPr>
    </w:p>
    <w:p w14:paraId="4D45B55D" w14:textId="77777777" w:rsidR="00D10D57" w:rsidRDefault="00D10D57" w:rsidP="00D10D57">
      <w:pPr>
        <w:rPr>
          <w:noProof/>
          <w:lang w:eastAsia="fr-FR"/>
        </w:rPr>
      </w:pPr>
    </w:p>
    <w:p w14:paraId="064B8130" w14:textId="77777777" w:rsidR="00D10D57" w:rsidRDefault="00D10D57" w:rsidP="00D10D57">
      <w:pPr>
        <w:pStyle w:val="Lgende"/>
      </w:pPr>
    </w:p>
    <w:tbl>
      <w:tblPr>
        <w:tblStyle w:val="Grilledutableau"/>
        <w:tblW w:w="0" w:type="auto"/>
        <w:tblLook w:val="04A0" w:firstRow="1" w:lastRow="0" w:firstColumn="1" w:lastColumn="0" w:noHBand="0" w:noVBand="1"/>
      </w:tblPr>
      <w:tblGrid>
        <w:gridCol w:w="2689"/>
        <w:gridCol w:w="6373"/>
      </w:tblGrid>
      <w:tr w:rsidR="00D10D57" w14:paraId="53346646" w14:textId="77777777" w:rsidTr="00FE542D">
        <w:tc>
          <w:tcPr>
            <w:tcW w:w="9062" w:type="dxa"/>
            <w:gridSpan w:val="2"/>
          </w:tcPr>
          <w:p w14:paraId="19A7BE18" w14:textId="77777777" w:rsidR="00D10D57" w:rsidRDefault="00D10D57" w:rsidP="00D10D57">
            <w:pPr>
              <w:jc w:val="center"/>
            </w:pPr>
            <w:r w:rsidRPr="00BE0BD5">
              <w:rPr>
                <w:b/>
              </w:rPr>
              <w:t>Fiche de description de fonctionnalité</w:t>
            </w:r>
          </w:p>
        </w:tc>
      </w:tr>
      <w:tr w:rsidR="00D10D57" w14:paraId="6183DCEB" w14:textId="77777777" w:rsidTr="00FE542D">
        <w:tc>
          <w:tcPr>
            <w:tcW w:w="2689" w:type="dxa"/>
          </w:tcPr>
          <w:p w14:paraId="1C44772E" w14:textId="77777777" w:rsidR="00D10D57" w:rsidRDefault="00D10D57" w:rsidP="00D10D57">
            <w:pPr>
              <w:jc w:val="both"/>
              <w:rPr>
                <w:rStyle w:val="Titre4Car"/>
              </w:rPr>
            </w:pPr>
            <w:r w:rsidRPr="00BE0BD5">
              <w:rPr>
                <w:b/>
              </w:rPr>
              <w:t>Nom de la fonctionnalité</w:t>
            </w:r>
          </w:p>
        </w:tc>
        <w:tc>
          <w:tcPr>
            <w:tcW w:w="6373" w:type="dxa"/>
          </w:tcPr>
          <w:p w14:paraId="099CDAD5" w14:textId="77777777" w:rsidR="00D10D57" w:rsidRDefault="00D10D57" w:rsidP="00D10D57">
            <w:r>
              <w:t>Ajout d’une nouvelle demande d’habilitation</w:t>
            </w:r>
          </w:p>
        </w:tc>
      </w:tr>
      <w:tr w:rsidR="00D10D57" w14:paraId="346AD886" w14:textId="77777777" w:rsidTr="00FE542D">
        <w:tc>
          <w:tcPr>
            <w:tcW w:w="2689" w:type="dxa"/>
          </w:tcPr>
          <w:p w14:paraId="1ABEFE69" w14:textId="77777777" w:rsidR="00D10D57" w:rsidRPr="00494B5B" w:rsidRDefault="00D10D57" w:rsidP="00D10D57">
            <w:pPr>
              <w:rPr>
                <w:rStyle w:val="Titredulivre"/>
              </w:rPr>
            </w:pPr>
            <w:r w:rsidRPr="00BE0BD5">
              <w:rPr>
                <w:b/>
              </w:rPr>
              <w:lastRenderedPageBreak/>
              <w:t>Description sommaire</w:t>
            </w:r>
          </w:p>
        </w:tc>
        <w:tc>
          <w:tcPr>
            <w:tcW w:w="6373" w:type="dxa"/>
          </w:tcPr>
          <w:p w14:paraId="2C32D039" w14:textId="77777777" w:rsidR="00D10D57" w:rsidRDefault="00D10D57" w:rsidP="00D10D57">
            <w:r>
              <w:t>Cette fonctionnalité est disponible quand l’utilisateur clique sur l’option « nouvelle demande ». Elle se présente sous forme de formulaire pour insérer les informations de la demande.</w:t>
            </w:r>
          </w:p>
        </w:tc>
      </w:tr>
      <w:tr w:rsidR="00D10D57" w14:paraId="39383681" w14:textId="77777777" w:rsidTr="00FE542D">
        <w:tc>
          <w:tcPr>
            <w:tcW w:w="2689" w:type="dxa"/>
          </w:tcPr>
          <w:p w14:paraId="020160E7" w14:textId="77777777" w:rsidR="00D10D57" w:rsidRDefault="00D10D57" w:rsidP="00D10D57">
            <w:r w:rsidRPr="001B2B57">
              <w:rPr>
                <w:b/>
              </w:rPr>
              <w:t>Fonctionnalités attendues</w:t>
            </w:r>
          </w:p>
        </w:tc>
        <w:tc>
          <w:tcPr>
            <w:tcW w:w="6373" w:type="dxa"/>
          </w:tcPr>
          <w:p w14:paraId="09EF37B1" w14:textId="77777777" w:rsidR="00D10D57" w:rsidRDefault="00D10D57" w:rsidP="00D10D57">
            <w:r>
              <w:t>Après validation du formulaire d’ajout de nouvelle demande, une fiche est créée et est listée dans la liste des demandes d’habilitations.</w:t>
            </w:r>
          </w:p>
        </w:tc>
      </w:tr>
      <w:tr w:rsidR="00D10D57" w14:paraId="314DD3CD" w14:textId="77777777" w:rsidTr="00FE542D">
        <w:tc>
          <w:tcPr>
            <w:tcW w:w="2689" w:type="dxa"/>
          </w:tcPr>
          <w:p w14:paraId="3C8FBBFC" w14:textId="77777777" w:rsidR="00D10D57" w:rsidRDefault="00D10D57" w:rsidP="00D10D57">
            <w:pPr>
              <w:jc w:val="both"/>
            </w:pPr>
            <w:r>
              <w:rPr>
                <w:b/>
              </w:rPr>
              <w:t>Composants</w:t>
            </w:r>
          </w:p>
        </w:tc>
        <w:tc>
          <w:tcPr>
            <w:tcW w:w="6373" w:type="dxa"/>
          </w:tcPr>
          <w:p w14:paraId="712B87E3" w14:textId="77777777" w:rsidR="00D10D57" w:rsidRDefault="00D10D57" w:rsidP="00D10D57">
            <w:r>
              <w:t>Formulaire d’ajout contenant :</w:t>
            </w:r>
          </w:p>
          <w:p w14:paraId="2E090B66" w14:textId="77777777" w:rsidR="00D10D57" w:rsidRDefault="00D10D57" w:rsidP="00B567D0">
            <w:pPr>
              <w:pStyle w:val="Paragraphedeliste"/>
              <w:numPr>
                <w:ilvl w:val="0"/>
                <w:numId w:val="1"/>
              </w:numPr>
            </w:pPr>
            <w:r>
              <w:t>Grand titre : « GESTION DES HABILITATIONS »</w:t>
            </w:r>
          </w:p>
          <w:p w14:paraId="2C070C51" w14:textId="77777777" w:rsidR="00D10D57" w:rsidRDefault="00D10D57" w:rsidP="00B567D0">
            <w:pPr>
              <w:pStyle w:val="Paragraphedeliste"/>
              <w:numPr>
                <w:ilvl w:val="0"/>
                <w:numId w:val="1"/>
              </w:numPr>
            </w:pPr>
            <w:r>
              <w:t>Brève description : « Création, modification, suppression (Outils internes, logiciels, répertoires, …) »</w:t>
            </w:r>
          </w:p>
          <w:p w14:paraId="2570451C" w14:textId="77777777" w:rsidR="00D10D57" w:rsidRDefault="00D10D57" w:rsidP="00B567D0">
            <w:pPr>
              <w:pStyle w:val="Paragraphedeliste"/>
              <w:numPr>
                <w:ilvl w:val="0"/>
                <w:numId w:val="1"/>
              </w:numPr>
            </w:pPr>
            <w:r>
              <w:t>Puce au choix « CREATION » / « MODIFICATION » / « SUPPRESSION »</w:t>
            </w:r>
          </w:p>
          <w:p w14:paraId="5F181A29" w14:textId="77777777" w:rsidR="00D10D57" w:rsidRDefault="00D10D57" w:rsidP="00B567D0">
            <w:pPr>
              <w:pStyle w:val="Paragraphedeliste"/>
              <w:numPr>
                <w:ilvl w:val="0"/>
                <w:numId w:val="1"/>
              </w:numPr>
            </w:pPr>
            <w:r>
              <w:t>Champ de saisie de la « Date de la demande » : Par défaut la valeur qui s’affiche est la date du jour de l’édition de la fiche</w:t>
            </w:r>
          </w:p>
          <w:p w14:paraId="3AB092AD" w14:textId="77777777" w:rsidR="00D10D57" w:rsidRDefault="00D10D57" w:rsidP="00B567D0">
            <w:pPr>
              <w:pStyle w:val="Paragraphedeliste"/>
              <w:numPr>
                <w:ilvl w:val="0"/>
                <w:numId w:val="1"/>
              </w:numPr>
            </w:pPr>
            <w:r>
              <w:t>Liste de sélection du nom du « Manager/Associé demandeur »</w:t>
            </w:r>
          </w:p>
          <w:p w14:paraId="22F7D363" w14:textId="77777777" w:rsidR="00D10D57" w:rsidRDefault="00D10D57" w:rsidP="00B567D0">
            <w:pPr>
              <w:pStyle w:val="Paragraphedeliste"/>
              <w:numPr>
                <w:ilvl w:val="0"/>
                <w:numId w:val="1"/>
              </w:numPr>
            </w:pPr>
            <w:r>
              <w:t xml:space="preserve">Champ de sélection du « Département » </w:t>
            </w:r>
          </w:p>
          <w:p w14:paraId="18753CF5" w14:textId="77777777" w:rsidR="00D10D57" w:rsidRDefault="00D10D57" w:rsidP="00B567D0">
            <w:pPr>
              <w:pStyle w:val="Paragraphedeliste"/>
              <w:numPr>
                <w:ilvl w:val="0"/>
                <w:numId w:val="1"/>
              </w:numPr>
            </w:pPr>
            <w:r>
              <w:t>Champ de saisie du « Nom du consultant à habiliter », par défaut c’est le nom inscrit lors de la création de l’utilisateur qui s’affiche</w:t>
            </w:r>
          </w:p>
          <w:p w14:paraId="64B03B20" w14:textId="77777777" w:rsidR="00D10D57" w:rsidRDefault="00D10D57" w:rsidP="00B567D0">
            <w:pPr>
              <w:pStyle w:val="Paragraphedeliste"/>
              <w:numPr>
                <w:ilvl w:val="0"/>
                <w:numId w:val="1"/>
              </w:numPr>
            </w:pPr>
            <w:r>
              <w:t>Champ de saisie du « Prénom du consultant à habiliter », par défaut c’est le prénom inscrit lors de la création de l’utilisateur qui s’affiche</w:t>
            </w:r>
          </w:p>
          <w:p w14:paraId="57D91656" w14:textId="77777777" w:rsidR="00D10D57" w:rsidRDefault="00D10D57" w:rsidP="00B567D0">
            <w:pPr>
              <w:pStyle w:val="Paragraphedeliste"/>
              <w:numPr>
                <w:ilvl w:val="0"/>
                <w:numId w:val="1"/>
              </w:numPr>
            </w:pPr>
            <w:r>
              <w:t>Liste de sélection du « Profil du consultant »</w:t>
            </w:r>
          </w:p>
          <w:p w14:paraId="3E3AC7AB" w14:textId="77777777" w:rsidR="00D10D57" w:rsidRDefault="00D10D57" w:rsidP="00B567D0">
            <w:pPr>
              <w:pStyle w:val="Paragraphedeliste"/>
              <w:numPr>
                <w:ilvl w:val="0"/>
                <w:numId w:val="1"/>
              </w:numPr>
            </w:pPr>
            <w:r>
              <w:t>Champ de saisie de la « Date d’arrivée du consultant »</w:t>
            </w:r>
          </w:p>
          <w:p w14:paraId="700AD092" w14:textId="77777777" w:rsidR="00D10D57" w:rsidRDefault="00D10D57" w:rsidP="00B567D0">
            <w:pPr>
              <w:pStyle w:val="Paragraphedeliste"/>
              <w:numPr>
                <w:ilvl w:val="0"/>
                <w:numId w:val="1"/>
              </w:numPr>
            </w:pPr>
            <w:r>
              <w:t>Champ de saisie de la « Date de départ du consultant »</w:t>
            </w:r>
          </w:p>
          <w:p w14:paraId="69F06EFE" w14:textId="77777777" w:rsidR="00D10D57" w:rsidRDefault="00D10D57" w:rsidP="00B567D0">
            <w:pPr>
              <w:pStyle w:val="Paragraphedeliste"/>
              <w:numPr>
                <w:ilvl w:val="0"/>
                <w:numId w:val="1"/>
              </w:numPr>
            </w:pPr>
            <w:r>
              <w:t>Champ de saisie du « Numéro matricule du consultant »</w:t>
            </w:r>
          </w:p>
          <w:p w14:paraId="47DEED26" w14:textId="77777777" w:rsidR="00D10D57" w:rsidRDefault="00D10D57" w:rsidP="00B567D0">
            <w:pPr>
              <w:pStyle w:val="Paragraphedeliste"/>
              <w:numPr>
                <w:ilvl w:val="0"/>
                <w:numId w:val="1"/>
              </w:numPr>
            </w:pPr>
            <w:r>
              <w:t>Titre : « BADGE »</w:t>
            </w:r>
          </w:p>
          <w:p w14:paraId="4E3CB3B4" w14:textId="77777777" w:rsidR="00D10D57" w:rsidRDefault="00D10D57" w:rsidP="00B567D0">
            <w:pPr>
              <w:pStyle w:val="Paragraphedeliste"/>
              <w:numPr>
                <w:ilvl w:val="0"/>
                <w:numId w:val="1"/>
              </w:numPr>
            </w:pPr>
            <w:r>
              <w:t>Puce au choix : « CREATION » / « SUPPRESSION »</w:t>
            </w:r>
          </w:p>
          <w:p w14:paraId="09C6E59F" w14:textId="77777777" w:rsidR="00D10D57" w:rsidRDefault="00D10D57" w:rsidP="00B567D0">
            <w:pPr>
              <w:pStyle w:val="Paragraphedeliste"/>
              <w:numPr>
                <w:ilvl w:val="0"/>
                <w:numId w:val="1"/>
              </w:numPr>
            </w:pPr>
            <w:r>
              <w:t>Titre : « MATERIEL »</w:t>
            </w:r>
          </w:p>
          <w:p w14:paraId="2E63C773" w14:textId="77777777" w:rsidR="00D10D57" w:rsidRDefault="00D10D57" w:rsidP="00B567D0">
            <w:pPr>
              <w:pStyle w:val="Paragraphedeliste"/>
              <w:numPr>
                <w:ilvl w:val="0"/>
                <w:numId w:val="1"/>
              </w:numPr>
            </w:pPr>
            <w:r>
              <w:t>Sous-titre : « Besoin en matériel »</w:t>
            </w:r>
          </w:p>
          <w:p w14:paraId="44E75394" w14:textId="77777777" w:rsidR="00D10D57" w:rsidRDefault="00D10D57" w:rsidP="00B567D0">
            <w:pPr>
              <w:pStyle w:val="Paragraphedeliste"/>
              <w:numPr>
                <w:ilvl w:val="0"/>
                <w:numId w:val="1"/>
              </w:numPr>
            </w:pPr>
            <w:r>
              <w:t>Puce au choix : « OUI » / « NON »</w:t>
            </w:r>
          </w:p>
          <w:p w14:paraId="797E3592" w14:textId="77777777" w:rsidR="00D10D57" w:rsidRDefault="00D10D57" w:rsidP="00B567D0">
            <w:pPr>
              <w:pStyle w:val="Paragraphedeliste"/>
              <w:numPr>
                <w:ilvl w:val="0"/>
                <w:numId w:val="1"/>
              </w:numPr>
            </w:pPr>
            <w:r>
              <w:t>Sous-titre : « SI OUI »</w:t>
            </w:r>
          </w:p>
          <w:p w14:paraId="79DA15F3" w14:textId="77777777" w:rsidR="00D10D57" w:rsidRDefault="00D10D57" w:rsidP="00B567D0">
            <w:pPr>
              <w:pStyle w:val="Paragraphedeliste"/>
              <w:numPr>
                <w:ilvl w:val="0"/>
                <w:numId w:val="1"/>
              </w:numPr>
            </w:pPr>
            <w:r>
              <w:t>Puce à cocher : « PC Fixe »</w:t>
            </w:r>
          </w:p>
          <w:p w14:paraId="3E890B7B" w14:textId="77777777" w:rsidR="00D10D57" w:rsidRDefault="00D10D57" w:rsidP="00B567D0">
            <w:pPr>
              <w:pStyle w:val="Paragraphedeliste"/>
              <w:numPr>
                <w:ilvl w:val="0"/>
                <w:numId w:val="1"/>
              </w:numPr>
            </w:pPr>
            <w:r>
              <w:t>Puce à cocher : « PC portable »</w:t>
            </w:r>
          </w:p>
          <w:p w14:paraId="2A8A3F6F" w14:textId="77777777" w:rsidR="00D10D57" w:rsidRDefault="00D10D57" w:rsidP="00B567D0">
            <w:pPr>
              <w:pStyle w:val="Paragraphedeliste"/>
              <w:numPr>
                <w:ilvl w:val="0"/>
                <w:numId w:val="1"/>
              </w:numPr>
            </w:pPr>
            <w:r>
              <w:t>Puce à cocher : « Autre (à préciser) »</w:t>
            </w:r>
          </w:p>
          <w:p w14:paraId="14B03F52" w14:textId="77777777" w:rsidR="00D10D57" w:rsidRDefault="00D10D57" w:rsidP="00B567D0">
            <w:pPr>
              <w:pStyle w:val="Paragraphedeliste"/>
              <w:numPr>
                <w:ilvl w:val="0"/>
                <w:numId w:val="1"/>
              </w:numPr>
            </w:pPr>
            <w:r>
              <w:t>Liste d’autres matériels : « Téléphone portable, clé USB, clé de connexion internet, .. »</w:t>
            </w:r>
          </w:p>
          <w:p w14:paraId="4879F6E5" w14:textId="77777777" w:rsidR="00D10D57" w:rsidRDefault="00D10D57" w:rsidP="00B567D0">
            <w:pPr>
              <w:pStyle w:val="Paragraphedeliste"/>
              <w:numPr>
                <w:ilvl w:val="0"/>
                <w:numId w:val="1"/>
              </w:numPr>
            </w:pPr>
            <w:r>
              <w:t>Champ de saisie des autres matériels dont le consultant aura besoin</w:t>
            </w:r>
          </w:p>
          <w:p w14:paraId="0A017B52" w14:textId="77777777" w:rsidR="00D10D57" w:rsidRDefault="00D10D57" w:rsidP="00B567D0">
            <w:pPr>
              <w:pStyle w:val="Paragraphedeliste"/>
              <w:numPr>
                <w:ilvl w:val="0"/>
                <w:numId w:val="1"/>
              </w:numPr>
            </w:pPr>
            <w:r>
              <w:t>Champ de saisie du « Nom et prénom de l’ancien utilisateur du PC attribué »</w:t>
            </w:r>
          </w:p>
          <w:p w14:paraId="75E4C13E" w14:textId="77777777" w:rsidR="00D10D57" w:rsidRDefault="00D10D57" w:rsidP="00B567D0">
            <w:pPr>
              <w:pStyle w:val="Paragraphedeliste"/>
              <w:numPr>
                <w:ilvl w:val="0"/>
                <w:numId w:val="1"/>
              </w:numPr>
            </w:pPr>
            <w:r>
              <w:t>Bouton « Enregistrer » : permet l’enregistrement des informations</w:t>
            </w:r>
          </w:p>
          <w:p w14:paraId="63D65A29" w14:textId="77777777" w:rsidR="00D10D57" w:rsidRDefault="00D10D57" w:rsidP="00B567D0">
            <w:pPr>
              <w:pStyle w:val="Paragraphedeliste"/>
              <w:numPr>
                <w:ilvl w:val="0"/>
                <w:numId w:val="1"/>
              </w:numPr>
            </w:pPr>
            <w:r>
              <w:t>Bouton « Annuler » : permet d’annuler l’enregistrement de l’information</w:t>
            </w:r>
          </w:p>
        </w:tc>
      </w:tr>
      <w:tr w:rsidR="00D10D57" w:rsidRPr="007F5F9F" w14:paraId="6452B790" w14:textId="77777777" w:rsidTr="00FE542D">
        <w:trPr>
          <w:trHeight w:val="5351"/>
        </w:trPr>
        <w:tc>
          <w:tcPr>
            <w:tcW w:w="2689" w:type="dxa"/>
          </w:tcPr>
          <w:p w14:paraId="11C33173" w14:textId="77777777" w:rsidR="00D10D57" w:rsidRDefault="00D10D57" w:rsidP="00D10D57">
            <w:pPr>
              <w:rPr>
                <w:rStyle w:val="lev"/>
              </w:rPr>
            </w:pPr>
            <w:r w:rsidRPr="0038344E">
              <w:rPr>
                <w:b/>
              </w:rPr>
              <w:lastRenderedPageBreak/>
              <w:t>Règles de gestion</w:t>
            </w:r>
          </w:p>
        </w:tc>
        <w:tc>
          <w:tcPr>
            <w:tcW w:w="6373" w:type="dxa"/>
          </w:tcPr>
          <w:p w14:paraId="084CB151" w14:textId="77777777" w:rsidR="00D10D57" w:rsidRDefault="00D10D57" w:rsidP="00B567D0">
            <w:pPr>
              <w:pStyle w:val="Paragraphedeliste"/>
              <w:numPr>
                <w:ilvl w:val="0"/>
                <w:numId w:val="8"/>
              </w:numPr>
              <w:jc w:val="both"/>
            </w:pPr>
            <w:r>
              <w:t>Les champs marqués par un astérisque doivent obligatoirement être remplis</w:t>
            </w:r>
          </w:p>
          <w:p w14:paraId="013B2E2C" w14:textId="77777777" w:rsidR="00D10D57" w:rsidRDefault="00D10D57" w:rsidP="00B567D0">
            <w:pPr>
              <w:pStyle w:val="Paragraphedeliste"/>
              <w:numPr>
                <w:ilvl w:val="0"/>
                <w:numId w:val="8"/>
              </w:numPr>
              <w:jc w:val="both"/>
            </w:pPr>
            <w:r>
              <w:t>Toutes les puces à cocher doivent obligatoirement être remplis</w:t>
            </w:r>
          </w:p>
          <w:p w14:paraId="5666F4DF" w14:textId="77777777" w:rsidR="00D10D57" w:rsidRDefault="00D10D57" w:rsidP="00B567D0">
            <w:pPr>
              <w:pStyle w:val="Paragraphedeliste"/>
              <w:numPr>
                <w:ilvl w:val="0"/>
                <w:numId w:val="8"/>
              </w:numPr>
              <w:jc w:val="both"/>
            </w:pPr>
            <w:r>
              <w:t>L’option « SUPPRESSION » sera désactivée dans cette étape étant donné que l’utilisateur est encore en cours de création</w:t>
            </w:r>
          </w:p>
          <w:p w14:paraId="46CCF344" w14:textId="77777777" w:rsidR="00D10D57" w:rsidRDefault="00D10D57" w:rsidP="00B567D0">
            <w:pPr>
              <w:pStyle w:val="Paragraphedeliste"/>
              <w:numPr>
                <w:ilvl w:val="0"/>
                <w:numId w:val="8"/>
              </w:numPr>
              <w:jc w:val="both"/>
            </w:pPr>
            <w:r>
              <w:t xml:space="preserve">Tous les champs mail doivent contenir un enregistrement au format mail comme suit : </w:t>
            </w:r>
            <w:hyperlink r:id="rId31" w:history="1">
              <w:r w:rsidRPr="00F54A9C">
                <w:rPr>
                  <w:rStyle w:val="Lienhypertexte"/>
                </w:rPr>
                <w:t>mail</w:t>
              </w:r>
              <w:r w:rsidRPr="00BC59E2">
                <w:rPr>
                  <w:rStyle w:val="Lienhypertexte"/>
                  <w:b/>
                </w:rPr>
                <w:t>@</w:t>
              </w:r>
              <w:r w:rsidRPr="00F54A9C">
                <w:rPr>
                  <w:rStyle w:val="Lienhypertexte"/>
                </w:rPr>
                <w:t>domaine</w:t>
              </w:r>
              <w:r w:rsidRPr="00BC59E2">
                <w:rPr>
                  <w:rStyle w:val="Lienhypertexte"/>
                  <w:b/>
                </w:rPr>
                <w:t>.</w:t>
              </w:r>
              <w:r w:rsidRPr="00F54A9C">
                <w:rPr>
                  <w:rStyle w:val="Lienhypertexte"/>
                </w:rPr>
                <w:t>extension</w:t>
              </w:r>
            </w:hyperlink>
          </w:p>
          <w:p w14:paraId="3F9D5E5B" w14:textId="77777777" w:rsidR="00D10D57" w:rsidRDefault="00D10D57" w:rsidP="00B567D0">
            <w:pPr>
              <w:pStyle w:val="Paragraphedeliste"/>
              <w:numPr>
                <w:ilvl w:val="0"/>
                <w:numId w:val="8"/>
              </w:numPr>
              <w:jc w:val="both"/>
            </w:pPr>
            <w:r>
              <w:t>Le format du contenu du champ « Date de la demande » doit obligatoirement être de la forme « DD-MM-YYYY »</w:t>
            </w:r>
          </w:p>
          <w:p w14:paraId="13399D0E" w14:textId="77777777" w:rsidR="00D10D57" w:rsidRDefault="00D10D57" w:rsidP="00B567D0">
            <w:pPr>
              <w:pStyle w:val="Paragraphedeliste"/>
              <w:numPr>
                <w:ilvl w:val="0"/>
                <w:numId w:val="8"/>
              </w:numPr>
              <w:jc w:val="both"/>
            </w:pPr>
            <w:r>
              <w:t>Pour le champ « Manager/Associé demandeur » au choix, les valeurs possibles seront le nom des managers et associés.</w:t>
            </w:r>
          </w:p>
          <w:p w14:paraId="244AED51" w14:textId="77777777" w:rsidR="00D10D57" w:rsidRDefault="00D10D57" w:rsidP="00B567D0">
            <w:pPr>
              <w:pStyle w:val="Paragraphedeliste"/>
              <w:numPr>
                <w:ilvl w:val="0"/>
                <w:numId w:val="8"/>
              </w:numPr>
              <w:jc w:val="both"/>
            </w:pPr>
            <w:r>
              <w:t>Pour le champ « Département » au choix, les valeurs possibles seront :</w:t>
            </w:r>
          </w:p>
          <w:p w14:paraId="697EFDFC" w14:textId="77777777" w:rsidR="00D10D57" w:rsidRDefault="00D10D57" w:rsidP="00B567D0">
            <w:pPr>
              <w:pStyle w:val="Paragraphedeliste"/>
              <w:numPr>
                <w:ilvl w:val="1"/>
                <w:numId w:val="8"/>
              </w:numPr>
              <w:spacing w:after="160" w:line="259" w:lineRule="auto"/>
              <w:jc w:val="both"/>
            </w:pPr>
            <w:r>
              <w:t>ADMINISTRATION </w:t>
            </w:r>
          </w:p>
          <w:p w14:paraId="47E2AA47" w14:textId="77777777" w:rsidR="00D10D57" w:rsidRDefault="00D10D57" w:rsidP="00B567D0">
            <w:pPr>
              <w:pStyle w:val="Paragraphedeliste"/>
              <w:numPr>
                <w:ilvl w:val="1"/>
                <w:numId w:val="8"/>
              </w:numPr>
              <w:spacing w:after="160" w:line="259" w:lineRule="auto"/>
              <w:jc w:val="both"/>
            </w:pPr>
            <w:r>
              <w:t>AMOA</w:t>
            </w:r>
          </w:p>
          <w:p w14:paraId="5DAB37B0" w14:textId="77777777" w:rsidR="00D10D57" w:rsidRDefault="00D10D57" w:rsidP="00B567D0">
            <w:pPr>
              <w:pStyle w:val="Paragraphedeliste"/>
              <w:numPr>
                <w:ilvl w:val="1"/>
                <w:numId w:val="8"/>
              </w:numPr>
              <w:spacing w:after="160" w:line="259" w:lineRule="auto"/>
              <w:jc w:val="both"/>
            </w:pPr>
            <w:r>
              <w:t>ASSOCIE</w:t>
            </w:r>
          </w:p>
          <w:p w14:paraId="0C84493C" w14:textId="77777777" w:rsidR="00D10D57" w:rsidRDefault="00D10D57" w:rsidP="00B567D0">
            <w:pPr>
              <w:pStyle w:val="Paragraphedeliste"/>
              <w:numPr>
                <w:ilvl w:val="1"/>
                <w:numId w:val="8"/>
              </w:numPr>
              <w:spacing w:after="160" w:line="259" w:lineRule="auto"/>
              <w:jc w:val="both"/>
            </w:pPr>
            <w:r>
              <w:t>AUDIT</w:t>
            </w:r>
          </w:p>
          <w:p w14:paraId="49FA44A9" w14:textId="77777777" w:rsidR="00D10D57" w:rsidRDefault="00D10D57" w:rsidP="00B567D0">
            <w:pPr>
              <w:pStyle w:val="Paragraphedeliste"/>
              <w:numPr>
                <w:ilvl w:val="1"/>
                <w:numId w:val="8"/>
              </w:numPr>
              <w:spacing w:after="160" w:line="259" w:lineRule="auto"/>
              <w:jc w:val="both"/>
            </w:pPr>
            <w:r>
              <w:t>BPO COMPTA</w:t>
            </w:r>
          </w:p>
          <w:p w14:paraId="2128D446" w14:textId="77777777" w:rsidR="00D10D57" w:rsidRDefault="00D10D57" w:rsidP="00B567D0">
            <w:pPr>
              <w:pStyle w:val="Paragraphedeliste"/>
              <w:numPr>
                <w:ilvl w:val="1"/>
                <w:numId w:val="8"/>
              </w:numPr>
              <w:spacing w:after="160" w:line="259" w:lineRule="auto"/>
              <w:jc w:val="both"/>
            </w:pPr>
            <w:r>
              <w:t>BPO RH</w:t>
            </w:r>
          </w:p>
          <w:p w14:paraId="366442D8" w14:textId="77777777" w:rsidR="00D10D57" w:rsidRDefault="00D10D57" w:rsidP="00B567D0">
            <w:pPr>
              <w:pStyle w:val="Paragraphedeliste"/>
              <w:numPr>
                <w:ilvl w:val="1"/>
                <w:numId w:val="8"/>
              </w:numPr>
              <w:spacing w:after="160" w:line="259" w:lineRule="auto"/>
              <w:jc w:val="both"/>
            </w:pPr>
            <w:r>
              <w:t>COMMERCIAL</w:t>
            </w:r>
          </w:p>
          <w:p w14:paraId="3F6521E6" w14:textId="77777777" w:rsidR="00D10D57" w:rsidRDefault="00D10D57" w:rsidP="00B567D0">
            <w:pPr>
              <w:pStyle w:val="Paragraphedeliste"/>
              <w:numPr>
                <w:ilvl w:val="1"/>
                <w:numId w:val="8"/>
              </w:numPr>
              <w:spacing w:after="160" w:line="259" w:lineRule="auto"/>
              <w:jc w:val="both"/>
            </w:pPr>
            <w:r>
              <w:t>COMMUNICATION</w:t>
            </w:r>
          </w:p>
          <w:p w14:paraId="25D24EB2" w14:textId="77777777" w:rsidR="00D10D57" w:rsidRDefault="00D10D57" w:rsidP="00B567D0">
            <w:pPr>
              <w:pStyle w:val="Paragraphedeliste"/>
              <w:numPr>
                <w:ilvl w:val="1"/>
                <w:numId w:val="8"/>
              </w:numPr>
              <w:jc w:val="both"/>
            </w:pPr>
            <w:r>
              <w:t>DAF</w:t>
            </w:r>
          </w:p>
          <w:p w14:paraId="1021C9D9" w14:textId="77777777" w:rsidR="00D10D57" w:rsidRDefault="00D10D57" w:rsidP="00B567D0">
            <w:pPr>
              <w:pStyle w:val="Paragraphedeliste"/>
              <w:numPr>
                <w:ilvl w:val="1"/>
                <w:numId w:val="8"/>
              </w:numPr>
              <w:spacing w:after="160" w:line="259" w:lineRule="auto"/>
              <w:jc w:val="both"/>
            </w:pPr>
            <w:r>
              <w:t>FINANCE</w:t>
            </w:r>
          </w:p>
          <w:p w14:paraId="7B4952BC" w14:textId="77777777" w:rsidR="00D10D57" w:rsidRDefault="00D10D57" w:rsidP="00B567D0">
            <w:pPr>
              <w:pStyle w:val="Paragraphedeliste"/>
              <w:numPr>
                <w:ilvl w:val="1"/>
                <w:numId w:val="8"/>
              </w:numPr>
              <w:spacing w:after="160" w:line="259" w:lineRule="auto"/>
              <w:jc w:val="both"/>
            </w:pPr>
            <w:r>
              <w:t>INFO</w:t>
            </w:r>
          </w:p>
          <w:p w14:paraId="46F7EC62" w14:textId="77777777" w:rsidR="00D10D57" w:rsidRDefault="00D10D57" w:rsidP="00B567D0">
            <w:pPr>
              <w:pStyle w:val="Paragraphedeliste"/>
              <w:numPr>
                <w:ilvl w:val="1"/>
                <w:numId w:val="8"/>
              </w:numPr>
              <w:spacing w:after="160" w:line="259" w:lineRule="auto"/>
              <w:jc w:val="both"/>
            </w:pPr>
            <w:r>
              <w:t>ORGA</w:t>
            </w:r>
          </w:p>
          <w:p w14:paraId="30344FA2" w14:textId="77777777" w:rsidR="00D10D57" w:rsidRDefault="00D10D57" w:rsidP="00B567D0">
            <w:pPr>
              <w:pStyle w:val="Paragraphedeliste"/>
              <w:numPr>
                <w:ilvl w:val="1"/>
                <w:numId w:val="8"/>
              </w:numPr>
              <w:spacing w:after="160" w:line="259" w:lineRule="auto"/>
              <w:jc w:val="both"/>
            </w:pPr>
            <w:r>
              <w:t>QUALITE</w:t>
            </w:r>
          </w:p>
          <w:p w14:paraId="61DFC022" w14:textId="77777777" w:rsidR="00D10D57" w:rsidRDefault="00D10D57" w:rsidP="00B567D0">
            <w:pPr>
              <w:pStyle w:val="Paragraphedeliste"/>
              <w:numPr>
                <w:ilvl w:val="1"/>
                <w:numId w:val="8"/>
              </w:numPr>
              <w:spacing w:after="160" w:line="259" w:lineRule="auto"/>
              <w:jc w:val="both"/>
            </w:pPr>
            <w:r>
              <w:t>RHC</w:t>
            </w:r>
          </w:p>
          <w:p w14:paraId="5FDAC0BA" w14:textId="77777777" w:rsidR="00D10D57" w:rsidRDefault="00D10D57" w:rsidP="00B567D0">
            <w:pPr>
              <w:pStyle w:val="Paragraphedeliste"/>
              <w:numPr>
                <w:ilvl w:val="1"/>
                <w:numId w:val="8"/>
              </w:numPr>
              <w:jc w:val="both"/>
            </w:pPr>
            <w:r>
              <w:t>RHI</w:t>
            </w:r>
          </w:p>
          <w:p w14:paraId="66207A62" w14:textId="77777777" w:rsidR="00D10D57" w:rsidRDefault="00D10D57" w:rsidP="00B567D0">
            <w:pPr>
              <w:pStyle w:val="Paragraphedeliste"/>
              <w:numPr>
                <w:ilvl w:val="0"/>
                <w:numId w:val="8"/>
              </w:numPr>
              <w:jc w:val="both"/>
            </w:pPr>
            <w:r>
              <w:t>Le département d’un consultant peut être multiple</w:t>
            </w:r>
          </w:p>
          <w:p w14:paraId="0703E124" w14:textId="77777777" w:rsidR="00D10D57" w:rsidRDefault="00D10D57" w:rsidP="00B567D0">
            <w:pPr>
              <w:pStyle w:val="Paragraphedeliste"/>
              <w:numPr>
                <w:ilvl w:val="0"/>
                <w:numId w:val="8"/>
              </w:numPr>
              <w:jc w:val="both"/>
            </w:pPr>
            <w:r>
              <w:t>Pour le champ « Profil du consultant » au choix, les valeurs possibles sont :</w:t>
            </w:r>
          </w:p>
          <w:p w14:paraId="3AE0C5E5" w14:textId="77777777" w:rsidR="00D10D57" w:rsidRDefault="00D10D57" w:rsidP="00B567D0">
            <w:pPr>
              <w:pStyle w:val="Paragraphedeliste"/>
              <w:numPr>
                <w:ilvl w:val="1"/>
                <w:numId w:val="8"/>
              </w:numPr>
              <w:jc w:val="both"/>
            </w:pPr>
            <w:r>
              <w:t>STG (Stagiaire)</w:t>
            </w:r>
          </w:p>
          <w:p w14:paraId="5C14B549" w14:textId="77777777" w:rsidR="00D10D57" w:rsidRDefault="00D10D57" w:rsidP="00B567D0">
            <w:pPr>
              <w:pStyle w:val="Paragraphedeliste"/>
              <w:numPr>
                <w:ilvl w:val="1"/>
                <w:numId w:val="8"/>
              </w:numPr>
              <w:jc w:val="both"/>
            </w:pPr>
            <w:r>
              <w:t>CJD (Consultant Junior Débutant)</w:t>
            </w:r>
          </w:p>
          <w:p w14:paraId="217B9C38" w14:textId="77777777" w:rsidR="00D10D57" w:rsidRDefault="00D10D57" w:rsidP="00B567D0">
            <w:pPr>
              <w:pStyle w:val="Paragraphedeliste"/>
              <w:numPr>
                <w:ilvl w:val="1"/>
                <w:numId w:val="8"/>
              </w:numPr>
              <w:jc w:val="both"/>
            </w:pPr>
            <w:r>
              <w:t>CJC (Consultant Junior Confirmé)</w:t>
            </w:r>
          </w:p>
          <w:p w14:paraId="1E24DCFF" w14:textId="77777777" w:rsidR="00D10D57" w:rsidRDefault="00D10D57" w:rsidP="00B567D0">
            <w:pPr>
              <w:pStyle w:val="Paragraphedeliste"/>
              <w:numPr>
                <w:ilvl w:val="1"/>
                <w:numId w:val="8"/>
              </w:numPr>
              <w:jc w:val="both"/>
            </w:pPr>
            <w:r>
              <w:t>CSD (Consultant Senior Débutant)</w:t>
            </w:r>
          </w:p>
          <w:p w14:paraId="073EF583" w14:textId="77777777" w:rsidR="00D10D57" w:rsidRDefault="00D10D57" w:rsidP="00B567D0">
            <w:pPr>
              <w:pStyle w:val="Paragraphedeliste"/>
              <w:numPr>
                <w:ilvl w:val="1"/>
                <w:numId w:val="8"/>
              </w:numPr>
              <w:jc w:val="both"/>
            </w:pPr>
            <w:r>
              <w:t>CSC (Consultant Senior Confirmé)</w:t>
            </w:r>
          </w:p>
          <w:p w14:paraId="155D5206" w14:textId="77777777" w:rsidR="00D10D57" w:rsidRDefault="00D10D57" w:rsidP="00B567D0">
            <w:pPr>
              <w:pStyle w:val="Paragraphedeliste"/>
              <w:numPr>
                <w:ilvl w:val="1"/>
                <w:numId w:val="8"/>
              </w:numPr>
              <w:jc w:val="both"/>
            </w:pPr>
            <w:r>
              <w:t>SP (Superviseur)</w:t>
            </w:r>
          </w:p>
          <w:p w14:paraId="382062D5" w14:textId="77777777" w:rsidR="00D10D57" w:rsidRDefault="00D10D57" w:rsidP="00B567D0">
            <w:pPr>
              <w:pStyle w:val="Paragraphedeliste"/>
              <w:numPr>
                <w:ilvl w:val="1"/>
                <w:numId w:val="8"/>
              </w:numPr>
              <w:jc w:val="both"/>
            </w:pPr>
            <w:r>
              <w:t>AM (Assistant Manager)</w:t>
            </w:r>
          </w:p>
          <w:p w14:paraId="4D7C5720" w14:textId="77777777" w:rsidR="00D10D57" w:rsidRDefault="00D10D57" w:rsidP="00B567D0">
            <w:pPr>
              <w:pStyle w:val="Paragraphedeliste"/>
              <w:numPr>
                <w:ilvl w:val="1"/>
                <w:numId w:val="8"/>
              </w:numPr>
              <w:jc w:val="both"/>
            </w:pPr>
            <w:r>
              <w:t>M (Manager)</w:t>
            </w:r>
          </w:p>
          <w:p w14:paraId="362746FC" w14:textId="77777777" w:rsidR="00D10D57" w:rsidRDefault="00D10D57" w:rsidP="00B567D0">
            <w:pPr>
              <w:pStyle w:val="Paragraphedeliste"/>
              <w:numPr>
                <w:ilvl w:val="1"/>
                <w:numId w:val="8"/>
              </w:numPr>
              <w:jc w:val="both"/>
            </w:pPr>
            <w:r>
              <w:t>A (Associé)</w:t>
            </w:r>
          </w:p>
          <w:p w14:paraId="1BDAFBA7" w14:textId="77777777" w:rsidR="00D10D57" w:rsidRDefault="00D10D57" w:rsidP="00B567D0">
            <w:pPr>
              <w:pStyle w:val="Paragraphedeliste"/>
              <w:numPr>
                <w:ilvl w:val="0"/>
                <w:numId w:val="8"/>
              </w:numPr>
              <w:jc w:val="both"/>
            </w:pPr>
            <w:r>
              <w:t>Pour un consultant stagiaire, la date de départ pourrait être renseignée dès la création pour permettre à l’équipe IT d’avoir un aperçu de la prévision de stock de PC.</w:t>
            </w:r>
          </w:p>
          <w:p w14:paraId="3AF501CC" w14:textId="77777777" w:rsidR="00D10D57" w:rsidRPr="007F5F9F" w:rsidRDefault="00D10D57" w:rsidP="00B567D0">
            <w:pPr>
              <w:pStyle w:val="Paragraphedeliste"/>
              <w:numPr>
                <w:ilvl w:val="0"/>
                <w:numId w:val="8"/>
              </w:numPr>
              <w:jc w:val="both"/>
            </w:pPr>
            <w:r>
              <w:t>Pour la section « MATERIEL », si le choix est « NON », les champs en dessous doivent automatiquement être désactivés</w:t>
            </w:r>
          </w:p>
        </w:tc>
      </w:tr>
    </w:tbl>
    <w:p w14:paraId="545901F4" w14:textId="77777777" w:rsidR="00D10D57" w:rsidRPr="00DD3B55" w:rsidRDefault="00D10D57" w:rsidP="00D10D57"/>
    <w:p w14:paraId="75ACC408" w14:textId="77777777" w:rsidR="00D10D57" w:rsidRDefault="00D10D57" w:rsidP="00D10D57">
      <w:r>
        <w:br w:type="page"/>
      </w:r>
    </w:p>
    <w:p w14:paraId="7FE9514D" w14:textId="77777777" w:rsidR="00D10D57" w:rsidRPr="006C19CD" w:rsidRDefault="00D10D57" w:rsidP="009561F2">
      <w:pPr>
        <w:pStyle w:val="Titre4"/>
      </w:pPr>
      <w:bookmarkStart w:id="74" w:name="_Toc76128497"/>
      <w:r>
        <w:lastRenderedPageBreak/>
        <w:t>Modifier la demande d’habilitation</w:t>
      </w:r>
      <w:bookmarkEnd w:id="74"/>
    </w:p>
    <w:p w14:paraId="34E0F47B" w14:textId="77777777" w:rsidR="00D10D57" w:rsidRDefault="00D10D57" w:rsidP="00D10D57">
      <w:pPr>
        <w:ind w:firstLine="708"/>
        <w:jc w:val="both"/>
      </w:pPr>
      <w:r>
        <w:t>Au cours de la fonction du consultant, il se peut qu’il soit de nouveau habilité à d’autres outils ou fonction, alors il est nécessaire de la modifier et conserver l’historique de ses demandes.</w:t>
      </w:r>
    </w:p>
    <w:p w14:paraId="350FCFC0" w14:textId="77777777" w:rsidR="00D10D57" w:rsidRDefault="00D10D57" w:rsidP="00D10D57">
      <w:pPr>
        <w:ind w:firstLine="708"/>
      </w:pPr>
      <w:r>
        <w:t>L’illustration de la modification de la demande est identique à celle de l’ajout avec les éléments à modifier.</w:t>
      </w:r>
    </w:p>
    <w:tbl>
      <w:tblPr>
        <w:tblStyle w:val="Grilledutableau"/>
        <w:tblW w:w="0" w:type="auto"/>
        <w:tblLook w:val="04A0" w:firstRow="1" w:lastRow="0" w:firstColumn="1" w:lastColumn="0" w:noHBand="0" w:noVBand="1"/>
      </w:tblPr>
      <w:tblGrid>
        <w:gridCol w:w="2689"/>
        <w:gridCol w:w="6373"/>
      </w:tblGrid>
      <w:tr w:rsidR="00D10D57" w14:paraId="6D4F5A11" w14:textId="77777777" w:rsidTr="00FE542D">
        <w:tc>
          <w:tcPr>
            <w:tcW w:w="9062" w:type="dxa"/>
            <w:gridSpan w:val="2"/>
          </w:tcPr>
          <w:p w14:paraId="3AA1D403" w14:textId="77777777" w:rsidR="00D10D57" w:rsidRDefault="00D10D57" w:rsidP="00D10D57">
            <w:pPr>
              <w:jc w:val="center"/>
            </w:pPr>
            <w:r w:rsidRPr="00BE0BD5">
              <w:rPr>
                <w:b/>
              </w:rPr>
              <w:t>Fiche de description de fonctionnalité</w:t>
            </w:r>
          </w:p>
        </w:tc>
      </w:tr>
      <w:tr w:rsidR="00D10D57" w14:paraId="5E7BF8FC" w14:textId="77777777" w:rsidTr="00FE542D">
        <w:tc>
          <w:tcPr>
            <w:tcW w:w="2689" w:type="dxa"/>
          </w:tcPr>
          <w:p w14:paraId="183F3C5C" w14:textId="77777777" w:rsidR="00D10D57" w:rsidRDefault="00D10D57" w:rsidP="00D10D57">
            <w:pPr>
              <w:jc w:val="both"/>
              <w:rPr>
                <w:rStyle w:val="Titre4Car"/>
              </w:rPr>
            </w:pPr>
            <w:r w:rsidRPr="00BE0BD5">
              <w:rPr>
                <w:b/>
              </w:rPr>
              <w:t>Nom de la fonctionnalité</w:t>
            </w:r>
          </w:p>
        </w:tc>
        <w:tc>
          <w:tcPr>
            <w:tcW w:w="6373" w:type="dxa"/>
          </w:tcPr>
          <w:p w14:paraId="4CFB4467" w14:textId="77777777" w:rsidR="00D10D57" w:rsidRDefault="00D10D57" w:rsidP="00D10D57">
            <w:r>
              <w:t>Modification de la demande d’habilitation</w:t>
            </w:r>
          </w:p>
        </w:tc>
      </w:tr>
      <w:tr w:rsidR="00D10D57" w14:paraId="25DCE255" w14:textId="77777777" w:rsidTr="00FE542D">
        <w:tc>
          <w:tcPr>
            <w:tcW w:w="2689" w:type="dxa"/>
          </w:tcPr>
          <w:p w14:paraId="550BC605" w14:textId="77777777" w:rsidR="00D10D57" w:rsidRPr="00494B5B" w:rsidRDefault="00D10D57" w:rsidP="00D10D57">
            <w:pPr>
              <w:rPr>
                <w:rStyle w:val="Titredulivre"/>
              </w:rPr>
            </w:pPr>
            <w:r w:rsidRPr="00BE0BD5">
              <w:rPr>
                <w:b/>
              </w:rPr>
              <w:t>Description sommaire</w:t>
            </w:r>
          </w:p>
        </w:tc>
        <w:tc>
          <w:tcPr>
            <w:tcW w:w="6373" w:type="dxa"/>
          </w:tcPr>
          <w:p w14:paraId="3FB88BED" w14:textId="77777777" w:rsidR="00D10D57" w:rsidRDefault="00D10D57" w:rsidP="00D10D57">
            <w:r>
              <w:t>Cette option est disponible dans le tableau dans la page de gestion d’habilitation, pour modifier une demande et l’enregistrer en liste en-dessous de l’habilitation originale.</w:t>
            </w:r>
          </w:p>
        </w:tc>
      </w:tr>
      <w:tr w:rsidR="00D10D57" w14:paraId="675F9AE2" w14:textId="77777777" w:rsidTr="00FE542D">
        <w:tc>
          <w:tcPr>
            <w:tcW w:w="2689" w:type="dxa"/>
          </w:tcPr>
          <w:p w14:paraId="25E3AB8D" w14:textId="77777777" w:rsidR="00D10D57" w:rsidRDefault="00D10D57" w:rsidP="00D10D57">
            <w:r w:rsidRPr="001B2B57">
              <w:rPr>
                <w:b/>
              </w:rPr>
              <w:t>Fonctionnalités attendues</w:t>
            </w:r>
          </w:p>
        </w:tc>
        <w:tc>
          <w:tcPr>
            <w:tcW w:w="6373" w:type="dxa"/>
          </w:tcPr>
          <w:p w14:paraId="2A38FD71" w14:textId="77777777" w:rsidR="00D10D57" w:rsidRDefault="00D10D57" w:rsidP="00D10D57">
            <w:r>
              <w:t>Après la validation du formulaire de la modification de la demande d’habilitation, les changements seront sauvegardés et une nouvelle fiche créée.</w:t>
            </w:r>
          </w:p>
        </w:tc>
      </w:tr>
      <w:tr w:rsidR="00D10D57" w14:paraId="292F2815" w14:textId="77777777" w:rsidTr="00FE542D">
        <w:tc>
          <w:tcPr>
            <w:tcW w:w="2689" w:type="dxa"/>
          </w:tcPr>
          <w:p w14:paraId="59C5D134" w14:textId="77777777" w:rsidR="00D10D57" w:rsidRDefault="00D10D57" w:rsidP="00D10D57">
            <w:pPr>
              <w:jc w:val="both"/>
            </w:pPr>
            <w:r>
              <w:rPr>
                <w:b/>
              </w:rPr>
              <w:t>Composants</w:t>
            </w:r>
          </w:p>
        </w:tc>
        <w:tc>
          <w:tcPr>
            <w:tcW w:w="6373" w:type="dxa"/>
          </w:tcPr>
          <w:p w14:paraId="14F79075" w14:textId="77777777" w:rsidR="00D10D57" w:rsidRDefault="00D10D57" w:rsidP="00D10D57">
            <w:r>
              <w:t>Formulaire d’ajout contenant :</w:t>
            </w:r>
          </w:p>
          <w:p w14:paraId="786DA6CD" w14:textId="77777777" w:rsidR="00D10D57" w:rsidRDefault="00D10D57" w:rsidP="00B567D0">
            <w:pPr>
              <w:pStyle w:val="Paragraphedeliste"/>
              <w:numPr>
                <w:ilvl w:val="0"/>
                <w:numId w:val="1"/>
              </w:numPr>
            </w:pPr>
            <w:r>
              <w:t>Grand titre : « GESTION DES HABILITATIONS »</w:t>
            </w:r>
          </w:p>
          <w:p w14:paraId="21A4FF8F" w14:textId="77777777" w:rsidR="00D10D57" w:rsidRDefault="00D10D57" w:rsidP="00B567D0">
            <w:pPr>
              <w:pStyle w:val="Paragraphedeliste"/>
              <w:numPr>
                <w:ilvl w:val="0"/>
                <w:numId w:val="1"/>
              </w:numPr>
            </w:pPr>
            <w:r>
              <w:t>Brève description : « Création, modification, suppression (Outils internes, logiciels, répertoires, …) »</w:t>
            </w:r>
          </w:p>
          <w:p w14:paraId="51ECD8CE" w14:textId="77777777" w:rsidR="00D10D57" w:rsidRDefault="00D10D57" w:rsidP="00B567D0">
            <w:pPr>
              <w:pStyle w:val="Paragraphedeliste"/>
              <w:numPr>
                <w:ilvl w:val="0"/>
                <w:numId w:val="1"/>
              </w:numPr>
            </w:pPr>
            <w:r>
              <w:t>Puce au choix « CREATION » / « MODIFICATION » / « SUPPRESSION »</w:t>
            </w:r>
          </w:p>
          <w:p w14:paraId="06463819" w14:textId="77777777" w:rsidR="00D10D57" w:rsidRDefault="00D10D57" w:rsidP="00B567D0">
            <w:pPr>
              <w:pStyle w:val="Paragraphedeliste"/>
              <w:numPr>
                <w:ilvl w:val="0"/>
                <w:numId w:val="1"/>
              </w:numPr>
            </w:pPr>
            <w:r>
              <w:t>Champ de saisie de la « Date de la demande » : Par défaut la valeur qui s’affiche est la date du jour de l’édition de la fiche</w:t>
            </w:r>
          </w:p>
          <w:p w14:paraId="4EE2C1B7" w14:textId="77777777" w:rsidR="00D10D57" w:rsidRDefault="00D10D57" w:rsidP="00B567D0">
            <w:pPr>
              <w:pStyle w:val="Paragraphedeliste"/>
              <w:numPr>
                <w:ilvl w:val="0"/>
                <w:numId w:val="1"/>
              </w:numPr>
            </w:pPr>
            <w:r>
              <w:t>Champ de sélection du nom du « Manager/Associé demandeur »</w:t>
            </w:r>
          </w:p>
          <w:p w14:paraId="6C2E70E1" w14:textId="77777777" w:rsidR="00D10D57" w:rsidRDefault="00D10D57" w:rsidP="00B567D0">
            <w:pPr>
              <w:pStyle w:val="Paragraphedeliste"/>
              <w:numPr>
                <w:ilvl w:val="0"/>
                <w:numId w:val="1"/>
              </w:numPr>
            </w:pPr>
            <w:r>
              <w:t xml:space="preserve">Champ de sélection du « Département » </w:t>
            </w:r>
          </w:p>
          <w:p w14:paraId="4CAD5B0D" w14:textId="77777777" w:rsidR="00D10D57" w:rsidRDefault="00D10D57" w:rsidP="00B567D0">
            <w:pPr>
              <w:pStyle w:val="Paragraphedeliste"/>
              <w:numPr>
                <w:ilvl w:val="0"/>
                <w:numId w:val="1"/>
              </w:numPr>
            </w:pPr>
            <w:r>
              <w:t>Champ de saisie du « Nom du consultant à habiliter »</w:t>
            </w:r>
          </w:p>
          <w:p w14:paraId="318AF08B" w14:textId="77777777" w:rsidR="00D10D57" w:rsidRDefault="00D10D57" w:rsidP="00B567D0">
            <w:pPr>
              <w:pStyle w:val="Paragraphedeliste"/>
              <w:numPr>
                <w:ilvl w:val="0"/>
                <w:numId w:val="1"/>
              </w:numPr>
            </w:pPr>
            <w:r>
              <w:t>Champ de saisie du « Prénom du consultant à habiliter »</w:t>
            </w:r>
          </w:p>
          <w:p w14:paraId="3A3AD0C6" w14:textId="77777777" w:rsidR="00D10D57" w:rsidRDefault="00D10D57" w:rsidP="00B567D0">
            <w:pPr>
              <w:pStyle w:val="Paragraphedeliste"/>
              <w:numPr>
                <w:ilvl w:val="0"/>
                <w:numId w:val="1"/>
              </w:numPr>
            </w:pPr>
            <w:r>
              <w:t>Champ de sélection du « Profil du consultant »</w:t>
            </w:r>
          </w:p>
          <w:p w14:paraId="7D681252" w14:textId="77777777" w:rsidR="00D10D57" w:rsidRDefault="00D10D57" w:rsidP="00B567D0">
            <w:pPr>
              <w:pStyle w:val="Paragraphedeliste"/>
              <w:numPr>
                <w:ilvl w:val="0"/>
                <w:numId w:val="1"/>
              </w:numPr>
            </w:pPr>
            <w:r>
              <w:t>Champ de saisie de la « Date d’arrivée du consultant »</w:t>
            </w:r>
          </w:p>
          <w:p w14:paraId="1C93BE31" w14:textId="77777777" w:rsidR="00D10D57" w:rsidRDefault="00D10D57" w:rsidP="00B567D0">
            <w:pPr>
              <w:pStyle w:val="Paragraphedeliste"/>
              <w:numPr>
                <w:ilvl w:val="0"/>
                <w:numId w:val="1"/>
              </w:numPr>
            </w:pPr>
            <w:r>
              <w:t>Champ de saisie de la « Date de départ du consultant »</w:t>
            </w:r>
          </w:p>
          <w:p w14:paraId="6AF40E94" w14:textId="77777777" w:rsidR="00D10D57" w:rsidRDefault="00D10D57" w:rsidP="00B567D0">
            <w:pPr>
              <w:pStyle w:val="Paragraphedeliste"/>
              <w:numPr>
                <w:ilvl w:val="0"/>
                <w:numId w:val="1"/>
              </w:numPr>
            </w:pPr>
            <w:r>
              <w:t>Champ de saisie du « Numéro matricule du consultant »</w:t>
            </w:r>
          </w:p>
          <w:p w14:paraId="2FE0271F" w14:textId="77777777" w:rsidR="00D10D57" w:rsidRDefault="00D10D57" w:rsidP="00B567D0">
            <w:pPr>
              <w:pStyle w:val="Paragraphedeliste"/>
              <w:numPr>
                <w:ilvl w:val="0"/>
                <w:numId w:val="1"/>
              </w:numPr>
            </w:pPr>
            <w:r>
              <w:t>Titre : « BADGE »</w:t>
            </w:r>
          </w:p>
          <w:p w14:paraId="4549A4B5" w14:textId="77777777" w:rsidR="00D10D57" w:rsidRDefault="00D10D57" w:rsidP="00B567D0">
            <w:pPr>
              <w:pStyle w:val="Paragraphedeliste"/>
              <w:numPr>
                <w:ilvl w:val="0"/>
                <w:numId w:val="1"/>
              </w:numPr>
            </w:pPr>
            <w:r>
              <w:t>Puce au choix : « CREATION » / « SUPPRESSION »</w:t>
            </w:r>
          </w:p>
          <w:p w14:paraId="3540826E" w14:textId="77777777" w:rsidR="00D10D57" w:rsidRDefault="00D10D57" w:rsidP="00B567D0">
            <w:pPr>
              <w:pStyle w:val="Paragraphedeliste"/>
              <w:numPr>
                <w:ilvl w:val="0"/>
                <w:numId w:val="1"/>
              </w:numPr>
            </w:pPr>
            <w:r>
              <w:t>Titre : « MATERIEL »</w:t>
            </w:r>
          </w:p>
          <w:p w14:paraId="06D8852A" w14:textId="77777777" w:rsidR="00D10D57" w:rsidRDefault="00D10D57" w:rsidP="00B567D0">
            <w:pPr>
              <w:pStyle w:val="Paragraphedeliste"/>
              <w:numPr>
                <w:ilvl w:val="0"/>
                <w:numId w:val="1"/>
              </w:numPr>
            </w:pPr>
            <w:r>
              <w:t>Sous-titre : « Besoin en matériel »</w:t>
            </w:r>
          </w:p>
          <w:p w14:paraId="3B794F82" w14:textId="77777777" w:rsidR="00D10D57" w:rsidRDefault="00D10D57" w:rsidP="00B567D0">
            <w:pPr>
              <w:pStyle w:val="Paragraphedeliste"/>
              <w:numPr>
                <w:ilvl w:val="0"/>
                <w:numId w:val="1"/>
              </w:numPr>
            </w:pPr>
            <w:r>
              <w:t>Puce au choix : « OUI » / « NON »</w:t>
            </w:r>
          </w:p>
          <w:p w14:paraId="37EC115C" w14:textId="77777777" w:rsidR="00D10D57" w:rsidRDefault="00D10D57" w:rsidP="00B567D0">
            <w:pPr>
              <w:pStyle w:val="Paragraphedeliste"/>
              <w:numPr>
                <w:ilvl w:val="0"/>
                <w:numId w:val="1"/>
              </w:numPr>
            </w:pPr>
            <w:r>
              <w:t>Sous-titre : « Si OUI »</w:t>
            </w:r>
          </w:p>
          <w:p w14:paraId="7662B5CF" w14:textId="77777777" w:rsidR="00D10D57" w:rsidRDefault="00D10D57" w:rsidP="00B567D0">
            <w:pPr>
              <w:pStyle w:val="Paragraphedeliste"/>
              <w:numPr>
                <w:ilvl w:val="0"/>
                <w:numId w:val="1"/>
              </w:numPr>
            </w:pPr>
            <w:r>
              <w:t>Puce à cocher : « PC Fixe »</w:t>
            </w:r>
          </w:p>
          <w:p w14:paraId="43E5B9AA" w14:textId="77777777" w:rsidR="00D10D57" w:rsidRDefault="00D10D57" w:rsidP="00B567D0">
            <w:pPr>
              <w:pStyle w:val="Paragraphedeliste"/>
              <w:numPr>
                <w:ilvl w:val="0"/>
                <w:numId w:val="1"/>
              </w:numPr>
            </w:pPr>
            <w:r>
              <w:t>Puce à cocher : « PC portable »</w:t>
            </w:r>
          </w:p>
          <w:p w14:paraId="5F108526" w14:textId="77777777" w:rsidR="00D10D57" w:rsidRDefault="00D10D57" w:rsidP="00B567D0">
            <w:pPr>
              <w:pStyle w:val="Paragraphedeliste"/>
              <w:numPr>
                <w:ilvl w:val="0"/>
                <w:numId w:val="1"/>
              </w:numPr>
            </w:pPr>
            <w:r>
              <w:t>Puce à cocher : « Autre (à préciser) »</w:t>
            </w:r>
          </w:p>
          <w:p w14:paraId="17D0ED35" w14:textId="77777777" w:rsidR="00D10D57" w:rsidRDefault="00D10D57" w:rsidP="00B567D0">
            <w:pPr>
              <w:pStyle w:val="Paragraphedeliste"/>
              <w:numPr>
                <w:ilvl w:val="0"/>
                <w:numId w:val="1"/>
              </w:numPr>
            </w:pPr>
            <w:r>
              <w:t>Liste d’autres matériels : « Téléphone portable, clé USB, clé de connexion internet, .. »</w:t>
            </w:r>
          </w:p>
          <w:p w14:paraId="4528BB08" w14:textId="77777777" w:rsidR="00D10D57" w:rsidRDefault="00D10D57" w:rsidP="00B567D0">
            <w:pPr>
              <w:pStyle w:val="Paragraphedeliste"/>
              <w:numPr>
                <w:ilvl w:val="0"/>
                <w:numId w:val="1"/>
              </w:numPr>
            </w:pPr>
            <w:r>
              <w:t>Champ de saisie des autres matériels dont le consultant aura besoin</w:t>
            </w:r>
          </w:p>
          <w:p w14:paraId="469C0543" w14:textId="77777777" w:rsidR="00D10D57" w:rsidRDefault="00D10D57" w:rsidP="00B567D0">
            <w:pPr>
              <w:pStyle w:val="Paragraphedeliste"/>
              <w:numPr>
                <w:ilvl w:val="0"/>
                <w:numId w:val="1"/>
              </w:numPr>
            </w:pPr>
            <w:r>
              <w:t>Champ de saisie du « Nom et prénom de l’ancien utilisateur du PC attribué »</w:t>
            </w:r>
          </w:p>
          <w:p w14:paraId="6A82AFA2" w14:textId="77777777" w:rsidR="00D10D57" w:rsidRDefault="00D10D57" w:rsidP="00B567D0">
            <w:pPr>
              <w:pStyle w:val="Paragraphedeliste"/>
              <w:numPr>
                <w:ilvl w:val="0"/>
                <w:numId w:val="1"/>
              </w:numPr>
            </w:pPr>
            <w:r>
              <w:t>Bouton « Enregistrer » : permet l’enregistrement des informations</w:t>
            </w:r>
          </w:p>
          <w:p w14:paraId="3298C0F4" w14:textId="77777777" w:rsidR="00D10D57" w:rsidRDefault="00D10D57" w:rsidP="00B567D0">
            <w:pPr>
              <w:pStyle w:val="Paragraphedeliste"/>
              <w:numPr>
                <w:ilvl w:val="0"/>
                <w:numId w:val="1"/>
              </w:numPr>
            </w:pPr>
            <w:r>
              <w:t>Bouton « Annuler » : permet d’annuler l’enregistrement de l’information</w:t>
            </w:r>
          </w:p>
        </w:tc>
      </w:tr>
      <w:tr w:rsidR="00D10D57" w14:paraId="7C7CED5A" w14:textId="77777777" w:rsidTr="00FE542D">
        <w:tc>
          <w:tcPr>
            <w:tcW w:w="2689" w:type="dxa"/>
          </w:tcPr>
          <w:p w14:paraId="1121867F" w14:textId="77777777" w:rsidR="00D10D57" w:rsidRDefault="00D10D57" w:rsidP="00D10D57">
            <w:pPr>
              <w:rPr>
                <w:rStyle w:val="lev"/>
              </w:rPr>
            </w:pPr>
            <w:r w:rsidRPr="0038344E">
              <w:rPr>
                <w:b/>
              </w:rPr>
              <w:lastRenderedPageBreak/>
              <w:t>Règles de gestion</w:t>
            </w:r>
          </w:p>
        </w:tc>
        <w:tc>
          <w:tcPr>
            <w:tcW w:w="6373" w:type="dxa"/>
          </w:tcPr>
          <w:p w14:paraId="4E3179F2" w14:textId="77777777" w:rsidR="00D10D57" w:rsidRDefault="00D10D57" w:rsidP="00B567D0">
            <w:pPr>
              <w:pStyle w:val="Paragraphedeliste"/>
              <w:numPr>
                <w:ilvl w:val="0"/>
                <w:numId w:val="11"/>
              </w:numPr>
            </w:pPr>
            <w:r>
              <w:t xml:space="preserve">Une demande doit être créée pour être modifiée. </w:t>
            </w:r>
          </w:p>
          <w:p w14:paraId="5B202183" w14:textId="77777777" w:rsidR="00D10D57" w:rsidRDefault="00D10D57" w:rsidP="00B567D0">
            <w:pPr>
              <w:pStyle w:val="Paragraphedeliste"/>
              <w:numPr>
                <w:ilvl w:val="0"/>
                <w:numId w:val="11"/>
              </w:numPr>
              <w:jc w:val="both"/>
            </w:pPr>
            <w:r>
              <w:t>Les champs marqués par un astérisque doivent obligatoirement être remplis</w:t>
            </w:r>
          </w:p>
          <w:p w14:paraId="7AB28E4E" w14:textId="77777777" w:rsidR="00D10D57" w:rsidRDefault="00D10D57" w:rsidP="00B567D0">
            <w:pPr>
              <w:pStyle w:val="Paragraphedeliste"/>
              <w:numPr>
                <w:ilvl w:val="0"/>
                <w:numId w:val="11"/>
              </w:numPr>
              <w:jc w:val="both"/>
            </w:pPr>
            <w:r>
              <w:t>Toutes les puces à cocher doivent obligatoirement être remplis</w:t>
            </w:r>
          </w:p>
          <w:p w14:paraId="2F0A3FDF" w14:textId="77777777" w:rsidR="00D10D57" w:rsidRDefault="00D10D57" w:rsidP="00B567D0">
            <w:pPr>
              <w:pStyle w:val="Paragraphedeliste"/>
              <w:numPr>
                <w:ilvl w:val="0"/>
                <w:numId w:val="11"/>
              </w:numPr>
              <w:jc w:val="both"/>
            </w:pPr>
            <w:r>
              <w:t>Si l’option « SUPPRESSION » est choisi, l’utilisateur concerné apparaîtra dans la liste des personnels à désactiver</w:t>
            </w:r>
          </w:p>
          <w:p w14:paraId="37411977" w14:textId="77777777" w:rsidR="00D10D57" w:rsidRDefault="00D10D57" w:rsidP="00B567D0">
            <w:pPr>
              <w:pStyle w:val="Paragraphedeliste"/>
              <w:numPr>
                <w:ilvl w:val="0"/>
                <w:numId w:val="11"/>
              </w:numPr>
              <w:jc w:val="both"/>
            </w:pPr>
            <w:r>
              <w:t xml:space="preserve">Tous les champs mail doivent contenir un enregistrement au format mail comme suit : </w:t>
            </w:r>
            <w:hyperlink r:id="rId32" w:history="1">
              <w:r w:rsidRPr="00F54A9C">
                <w:rPr>
                  <w:rStyle w:val="Lienhypertexte"/>
                </w:rPr>
                <w:t>mail</w:t>
              </w:r>
              <w:r w:rsidRPr="00BC59E2">
                <w:rPr>
                  <w:rStyle w:val="Lienhypertexte"/>
                  <w:b/>
                </w:rPr>
                <w:t>@</w:t>
              </w:r>
              <w:r w:rsidRPr="00F54A9C">
                <w:rPr>
                  <w:rStyle w:val="Lienhypertexte"/>
                </w:rPr>
                <w:t>domaine</w:t>
              </w:r>
              <w:r w:rsidRPr="00BC59E2">
                <w:rPr>
                  <w:rStyle w:val="Lienhypertexte"/>
                  <w:b/>
                </w:rPr>
                <w:t>.</w:t>
              </w:r>
              <w:r w:rsidRPr="00F54A9C">
                <w:rPr>
                  <w:rStyle w:val="Lienhypertexte"/>
                </w:rPr>
                <w:t>extension</w:t>
              </w:r>
            </w:hyperlink>
          </w:p>
          <w:p w14:paraId="577AC0B2" w14:textId="77777777" w:rsidR="00D10D57" w:rsidRDefault="00D10D57" w:rsidP="00B567D0">
            <w:pPr>
              <w:pStyle w:val="Paragraphedeliste"/>
              <w:numPr>
                <w:ilvl w:val="0"/>
                <w:numId w:val="11"/>
              </w:numPr>
              <w:jc w:val="both"/>
            </w:pPr>
            <w:r>
              <w:t>Le format du contenu du champ « Date de la demande » doit obligatoirement être de la forme « DD-MM-YYYY »</w:t>
            </w:r>
          </w:p>
          <w:p w14:paraId="1B3F5E08" w14:textId="77777777" w:rsidR="00D10D57" w:rsidRDefault="00D10D57" w:rsidP="00B567D0">
            <w:pPr>
              <w:pStyle w:val="Paragraphedeliste"/>
              <w:numPr>
                <w:ilvl w:val="0"/>
                <w:numId w:val="11"/>
              </w:numPr>
              <w:jc w:val="both"/>
            </w:pPr>
            <w:r>
              <w:t>Pour le champ « Manager/Associé demandeur » au choix, les valeurs possibles seront le nom des managers et associés.</w:t>
            </w:r>
          </w:p>
          <w:p w14:paraId="69072BED" w14:textId="77777777" w:rsidR="00D10D57" w:rsidRDefault="00D10D57" w:rsidP="00B567D0">
            <w:pPr>
              <w:pStyle w:val="Paragraphedeliste"/>
              <w:numPr>
                <w:ilvl w:val="0"/>
                <w:numId w:val="11"/>
              </w:numPr>
              <w:jc w:val="both"/>
            </w:pPr>
            <w:r>
              <w:t>Pour le champ « Département » au choix, les valeurs possibles seront :</w:t>
            </w:r>
          </w:p>
          <w:p w14:paraId="532D06D4" w14:textId="77777777" w:rsidR="00D10D57" w:rsidRDefault="00D10D57" w:rsidP="00B567D0">
            <w:pPr>
              <w:pStyle w:val="Paragraphedeliste"/>
              <w:numPr>
                <w:ilvl w:val="1"/>
                <w:numId w:val="11"/>
              </w:numPr>
              <w:spacing w:after="160" w:line="259" w:lineRule="auto"/>
              <w:jc w:val="both"/>
            </w:pPr>
            <w:r>
              <w:t>ADMINISTRATION </w:t>
            </w:r>
          </w:p>
          <w:p w14:paraId="016BC3CB" w14:textId="77777777" w:rsidR="00D10D57" w:rsidRDefault="00D10D57" w:rsidP="00B567D0">
            <w:pPr>
              <w:pStyle w:val="Paragraphedeliste"/>
              <w:numPr>
                <w:ilvl w:val="1"/>
                <w:numId w:val="11"/>
              </w:numPr>
              <w:spacing w:after="160" w:line="259" w:lineRule="auto"/>
              <w:jc w:val="both"/>
            </w:pPr>
            <w:r>
              <w:t>AMOA</w:t>
            </w:r>
          </w:p>
          <w:p w14:paraId="1E42EEE2" w14:textId="77777777" w:rsidR="00D10D57" w:rsidRDefault="00D10D57" w:rsidP="00B567D0">
            <w:pPr>
              <w:pStyle w:val="Paragraphedeliste"/>
              <w:numPr>
                <w:ilvl w:val="1"/>
                <w:numId w:val="11"/>
              </w:numPr>
              <w:spacing w:after="160" w:line="259" w:lineRule="auto"/>
              <w:jc w:val="both"/>
            </w:pPr>
            <w:r>
              <w:t>ASSOCIE</w:t>
            </w:r>
          </w:p>
          <w:p w14:paraId="08D3070F" w14:textId="77777777" w:rsidR="00D10D57" w:rsidRDefault="00D10D57" w:rsidP="00B567D0">
            <w:pPr>
              <w:pStyle w:val="Paragraphedeliste"/>
              <w:numPr>
                <w:ilvl w:val="1"/>
                <w:numId w:val="11"/>
              </w:numPr>
              <w:spacing w:after="160" w:line="259" w:lineRule="auto"/>
              <w:jc w:val="both"/>
            </w:pPr>
            <w:r>
              <w:t>AUDIT</w:t>
            </w:r>
          </w:p>
          <w:p w14:paraId="22C276D9" w14:textId="77777777" w:rsidR="00D10D57" w:rsidRDefault="00D10D57" w:rsidP="00B567D0">
            <w:pPr>
              <w:pStyle w:val="Paragraphedeliste"/>
              <w:numPr>
                <w:ilvl w:val="1"/>
                <w:numId w:val="11"/>
              </w:numPr>
              <w:spacing w:after="160" w:line="259" w:lineRule="auto"/>
              <w:jc w:val="both"/>
            </w:pPr>
            <w:r>
              <w:t>BPO COMPTA</w:t>
            </w:r>
          </w:p>
          <w:p w14:paraId="19561AFE" w14:textId="77777777" w:rsidR="00D10D57" w:rsidRDefault="00D10D57" w:rsidP="00B567D0">
            <w:pPr>
              <w:pStyle w:val="Paragraphedeliste"/>
              <w:numPr>
                <w:ilvl w:val="1"/>
                <w:numId w:val="11"/>
              </w:numPr>
              <w:spacing w:after="160" w:line="259" w:lineRule="auto"/>
              <w:jc w:val="both"/>
            </w:pPr>
            <w:r>
              <w:t>BPO RH</w:t>
            </w:r>
          </w:p>
          <w:p w14:paraId="17564E4A" w14:textId="77777777" w:rsidR="00D10D57" w:rsidRDefault="00D10D57" w:rsidP="00B567D0">
            <w:pPr>
              <w:pStyle w:val="Paragraphedeliste"/>
              <w:numPr>
                <w:ilvl w:val="1"/>
                <w:numId w:val="11"/>
              </w:numPr>
              <w:spacing w:after="160" w:line="259" w:lineRule="auto"/>
              <w:jc w:val="both"/>
            </w:pPr>
            <w:r>
              <w:t>COMMERCIAL</w:t>
            </w:r>
          </w:p>
          <w:p w14:paraId="65063E11" w14:textId="77777777" w:rsidR="00D10D57" w:rsidRDefault="00D10D57" w:rsidP="00B567D0">
            <w:pPr>
              <w:pStyle w:val="Paragraphedeliste"/>
              <w:numPr>
                <w:ilvl w:val="1"/>
                <w:numId w:val="11"/>
              </w:numPr>
              <w:spacing w:after="160" w:line="259" w:lineRule="auto"/>
              <w:jc w:val="both"/>
            </w:pPr>
            <w:r>
              <w:t>COMMUNICATION</w:t>
            </w:r>
          </w:p>
          <w:p w14:paraId="3B87F7D1" w14:textId="77777777" w:rsidR="00D10D57" w:rsidRDefault="00D10D57" w:rsidP="00B567D0">
            <w:pPr>
              <w:pStyle w:val="Paragraphedeliste"/>
              <w:numPr>
                <w:ilvl w:val="1"/>
                <w:numId w:val="11"/>
              </w:numPr>
              <w:jc w:val="both"/>
            </w:pPr>
            <w:r>
              <w:t>DAF</w:t>
            </w:r>
          </w:p>
          <w:p w14:paraId="6A3AE2CB" w14:textId="77777777" w:rsidR="00D10D57" w:rsidRDefault="00D10D57" w:rsidP="00B567D0">
            <w:pPr>
              <w:pStyle w:val="Paragraphedeliste"/>
              <w:numPr>
                <w:ilvl w:val="1"/>
                <w:numId w:val="11"/>
              </w:numPr>
              <w:spacing w:after="160" w:line="259" w:lineRule="auto"/>
              <w:jc w:val="both"/>
            </w:pPr>
            <w:r>
              <w:t>FINANCE</w:t>
            </w:r>
          </w:p>
          <w:p w14:paraId="701B65BA" w14:textId="77777777" w:rsidR="00D10D57" w:rsidRDefault="00D10D57" w:rsidP="00B567D0">
            <w:pPr>
              <w:pStyle w:val="Paragraphedeliste"/>
              <w:numPr>
                <w:ilvl w:val="1"/>
                <w:numId w:val="11"/>
              </w:numPr>
              <w:spacing w:after="160" w:line="259" w:lineRule="auto"/>
              <w:jc w:val="both"/>
            </w:pPr>
            <w:r>
              <w:t>INFO</w:t>
            </w:r>
          </w:p>
          <w:p w14:paraId="661A848F" w14:textId="77777777" w:rsidR="00D10D57" w:rsidRDefault="00D10D57" w:rsidP="00B567D0">
            <w:pPr>
              <w:pStyle w:val="Paragraphedeliste"/>
              <w:numPr>
                <w:ilvl w:val="1"/>
                <w:numId w:val="11"/>
              </w:numPr>
              <w:spacing w:after="160" w:line="259" w:lineRule="auto"/>
              <w:jc w:val="both"/>
            </w:pPr>
            <w:r>
              <w:t>ORGA</w:t>
            </w:r>
          </w:p>
          <w:p w14:paraId="225C42AF" w14:textId="77777777" w:rsidR="00D10D57" w:rsidRDefault="00D10D57" w:rsidP="00B567D0">
            <w:pPr>
              <w:pStyle w:val="Paragraphedeliste"/>
              <w:numPr>
                <w:ilvl w:val="1"/>
                <w:numId w:val="11"/>
              </w:numPr>
              <w:spacing w:after="160" w:line="259" w:lineRule="auto"/>
              <w:jc w:val="both"/>
            </w:pPr>
            <w:r>
              <w:t>QUALITE</w:t>
            </w:r>
          </w:p>
          <w:p w14:paraId="4876FA28" w14:textId="77777777" w:rsidR="00D10D57" w:rsidRDefault="00D10D57" w:rsidP="00B567D0">
            <w:pPr>
              <w:pStyle w:val="Paragraphedeliste"/>
              <w:numPr>
                <w:ilvl w:val="1"/>
                <w:numId w:val="11"/>
              </w:numPr>
              <w:spacing w:after="160" w:line="259" w:lineRule="auto"/>
              <w:jc w:val="both"/>
            </w:pPr>
            <w:r>
              <w:t>RHC</w:t>
            </w:r>
          </w:p>
          <w:p w14:paraId="1767AE6B" w14:textId="77777777" w:rsidR="00D10D57" w:rsidRDefault="00D10D57" w:rsidP="00B567D0">
            <w:pPr>
              <w:pStyle w:val="Paragraphedeliste"/>
              <w:numPr>
                <w:ilvl w:val="1"/>
                <w:numId w:val="11"/>
              </w:numPr>
              <w:jc w:val="both"/>
            </w:pPr>
            <w:r>
              <w:t>RHI</w:t>
            </w:r>
          </w:p>
          <w:p w14:paraId="7F9B0932" w14:textId="77777777" w:rsidR="00D10D57" w:rsidRDefault="00D10D57" w:rsidP="00B567D0">
            <w:pPr>
              <w:pStyle w:val="Paragraphedeliste"/>
              <w:numPr>
                <w:ilvl w:val="0"/>
                <w:numId w:val="11"/>
              </w:numPr>
              <w:jc w:val="both"/>
            </w:pPr>
            <w:r>
              <w:t>Le département d’un consultant peut être multiple</w:t>
            </w:r>
          </w:p>
          <w:p w14:paraId="79BCCA8E" w14:textId="77777777" w:rsidR="00D10D57" w:rsidRDefault="00D10D57" w:rsidP="00B567D0">
            <w:pPr>
              <w:pStyle w:val="Paragraphedeliste"/>
              <w:numPr>
                <w:ilvl w:val="0"/>
                <w:numId w:val="11"/>
              </w:numPr>
              <w:jc w:val="both"/>
            </w:pPr>
            <w:r>
              <w:t>Pour le champ « Profil du consultant » au choix, les valeurs possibles sont :</w:t>
            </w:r>
          </w:p>
          <w:p w14:paraId="5AB3B27B" w14:textId="77777777" w:rsidR="00D10D57" w:rsidRDefault="00D10D57" w:rsidP="00B567D0">
            <w:pPr>
              <w:pStyle w:val="Paragraphedeliste"/>
              <w:numPr>
                <w:ilvl w:val="1"/>
                <w:numId w:val="11"/>
              </w:numPr>
              <w:jc w:val="both"/>
            </w:pPr>
            <w:r>
              <w:t>STG (Stagiaire)</w:t>
            </w:r>
          </w:p>
          <w:p w14:paraId="3AD2ED21" w14:textId="77777777" w:rsidR="00D10D57" w:rsidRDefault="00D10D57" w:rsidP="00B567D0">
            <w:pPr>
              <w:pStyle w:val="Paragraphedeliste"/>
              <w:numPr>
                <w:ilvl w:val="1"/>
                <w:numId w:val="11"/>
              </w:numPr>
              <w:jc w:val="both"/>
            </w:pPr>
            <w:r>
              <w:t>CJD (Consultant Junior Débutant)</w:t>
            </w:r>
          </w:p>
          <w:p w14:paraId="48DFD9AA" w14:textId="77777777" w:rsidR="00D10D57" w:rsidRDefault="00D10D57" w:rsidP="00B567D0">
            <w:pPr>
              <w:pStyle w:val="Paragraphedeliste"/>
              <w:numPr>
                <w:ilvl w:val="1"/>
                <w:numId w:val="11"/>
              </w:numPr>
              <w:jc w:val="both"/>
            </w:pPr>
            <w:r>
              <w:t>CJC (Consultant Junior Confirmé)</w:t>
            </w:r>
          </w:p>
          <w:p w14:paraId="4EAE1DF5" w14:textId="77777777" w:rsidR="00D10D57" w:rsidRDefault="00D10D57" w:rsidP="00B567D0">
            <w:pPr>
              <w:pStyle w:val="Paragraphedeliste"/>
              <w:numPr>
                <w:ilvl w:val="1"/>
                <w:numId w:val="11"/>
              </w:numPr>
              <w:jc w:val="both"/>
            </w:pPr>
            <w:r>
              <w:t>CSD (Consultant Senior Débutant)</w:t>
            </w:r>
          </w:p>
          <w:p w14:paraId="08C0199F" w14:textId="77777777" w:rsidR="00D10D57" w:rsidRDefault="00D10D57" w:rsidP="00B567D0">
            <w:pPr>
              <w:pStyle w:val="Paragraphedeliste"/>
              <w:numPr>
                <w:ilvl w:val="1"/>
                <w:numId w:val="11"/>
              </w:numPr>
              <w:jc w:val="both"/>
            </w:pPr>
            <w:r>
              <w:t>CSC (Consultant Senior Confirmé)</w:t>
            </w:r>
          </w:p>
          <w:p w14:paraId="4CA3A587" w14:textId="77777777" w:rsidR="00D10D57" w:rsidRDefault="00D10D57" w:rsidP="00B567D0">
            <w:pPr>
              <w:pStyle w:val="Paragraphedeliste"/>
              <w:numPr>
                <w:ilvl w:val="1"/>
                <w:numId w:val="11"/>
              </w:numPr>
              <w:jc w:val="both"/>
            </w:pPr>
            <w:r>
              <w:t>SP (Superviseur)</w:t>
            </w:r>
          </w:p>
          <w:p w14:paraId="3D1211CC" w14:textId="77777777" w:rsidR="00D10D57" w:rsidRDefault="00D10D57" w:rsidP="00B567D0">
            <w:pPr>
              <w:pStyle w:val="Paragraphedeliste"/>
              <w:numPr>
                <w:ilvl w:val="1"/>
                <w:numId w:val="11"/>
              </w:numPr>
              <w:jc w:val="both"/>
            </w:pPr>
            <w:r>
              <w:t>AM (Assistant Manager)</w:t>
            </w:r>
          </w:p>
          <w:p w14:paraId="79418C35" w14:textId="77777777" w:rsidR="00D10D57" w:rsidRDefault="00D10D57" w:rsidP="00B567D0">
            <w:pPr>
              <w:pStyle w:val="Paragraphedeliste"/>
              <w:numPr>
                <w:ilvl w:val="1"/>
                <w:numId w:val="11"/>
              </w:numPr>
              <w:jc w:val="both"/>
            </w:pPr>
            <w:r>
              <w:t>M (Manager)</w:t>
            </w:r>
          </w:p>
          <w:p w14:paraId="62ACC9EF" w14:textId="77777777" w:rsidR="00D10D57" w:rsidRDefault="00D10D57" w:rsidP="00B567D0">
            <w:pPr>
              <w:pStyle w:val="Paragraphedeliste"/>
              <w:numPr>
                <w:ilvl w:val="1"/>
                <w:numId w:val="11"/>
              </w:numPr>
              <w:jc w:val="both"/>
            </w:pPr>
            <w:r>
              <w:t>A (Associé)</w:t>
            </w:r>
          </w:p>
          <w:p w14:paraId="19CBB942" w14:textId="77777777" w:rsidR="00D10D57" w:rsidRDefault="00D10D57" w:rsidP="00B567D0">
            <w:pPr>
              <w:pStyle w:val="Paragraphedeliste"/>
              <w:numPr>
                <w:ilvl w:val="0"/>
                <w:numId w:val="11"/>
              </w:numPr>
            </w:pPr>
            <w:r>
              <w:t>Pour un consultant stagiaire, la date de départ pourrait être renseignée dès la création pour permettre à l’équipe IT d’avoir un aperçu de la prévision de stock de PC.</w:t>
            </w:r>
          </w:p>
          <w:p w14:paraId="378ECDE0" w14:textId="77777777" w:rsidR="00D10D57" w:rsidRDefault="00D10D57" w:rsidP="00B567D0">
            <w:pPr>
              <w:pStyle w:val="Paragraphedeliste"/>
              <w:numPr>
                <w:ilvl w:val="0"/>
                <w:numId w:val="11"/>
              </w:numPr>
            </w:pPr>
            <w:r>
              <w:t>Pour la section « MATERIEL », si le choix est « NON », les champs en dessous doivent automatiquement être désactivés</w:t>
            </w:r>
          </w:p>
        </w:tc>
      </w:tr>
      <w:tr w:rsidR="00D10D57" w14:paraId="169BE16A" w14:textId="77777777" w:rsidTr="00FE542D">
        <w:tc>
          <w:tcPr>
            <w:tcW w:w="2689" w:type="dxa"/>
          </w:tcPr>
          <w:p w14:paraId="5FAA93DF" w14:textId="77777777" w:rsidR="00D10D57" w:rsidRPr="0038344E" w:rsidRDefault="00D10D57" w:rsidP="00D10D57">
            <w:pPr>
              <w:rPr>
                <w:b/>
              </w:rPr>
            </w:pPr>
            <w:r>
              <w:rPr>
                <w:b/>
              </w:rPr>
              <w:t>Remarque</w:t>
            </w:r>
          </w:p>
        </w:tc>
        <w:tc>
          <w:tcPr>
            <w:tcW w:w="6373" w:type="dxa"/>
          </w:tcPr>
          <w:p w14:paraId="2DF7CDB8" w14:textId="77777777" w:rsidR="00D10D57" w:rsidRDefault="00D10D57" w:rsidP="00D10D57">
            <w:r>
              <w:t xml:space="preserve">Il s’agit d’une demande d’habilitation lorsque l’option « Création » ou « Modification » est cochée en haut de la fiche, et d’une </w:t>
            </w:r>
            <w:r>
              <w:lastRenderedPageBreak/>
              <w:t>demande de déshabilitation lorsque l’option « suppression » est cochée.</w:t>
            </w:r>
          </w:p>
        </w:tc>
      </w:tr>
    </w:tbl>
    <w:p w14:paraId="7523639D" w14:textId="77777777" w:rsidR="00D10D57" w:rsidRDefault="00D10D57" w:rsidP="00D10D57">
      <w:pPr>
        <w:ind w:firstLine="708"/>
      </w:pPr>
    </w:p>
    <w:p w14:paraId="69B18282" w14:textId="77777777" w:rsidR="00D10D57" w:rsidRDefault="00D10D57" w:rsidP="009561F2">
      <w:pPr>
        <w:pStyle w:val="Titre4"/>
      </w:pPr>
      <w:bookmarkStart w:id="75" w:name="_Toc76128498"/>
      <w:r>
        <w:t>Aperçu de la fiche de demande d’habilitation</w:t>
      </w:r>
      <w:bookmarkEnd w:id="75"/>
    </w:p>
    <w:p w14:paraId="59E89476" w14:textId="77777777" w:rsidR="00D10D57" w:rsidRDefault="00D10D57" w:rsidP="00D10D57">
      <w:pPr>
        <w:jc w:val="both"/>
      </w:pPr>
      <w:r>
        <w:tab/>
        <w:t>Après la création de la demande d’habilitation, ceci peut être aperçue en fiche et puis exportée en fichier Word.</w:t>
      </w:r>
    </w:p>
    <w:p w14:paraId="4A944789" w14:textId="77777777" w:rsidR="00D10D57" w:rsidRDefault="00D10D57" w:rsidP="00D10D57">
      <w:pPr>
        <w:jc w:val="both"/>
      </w:pPr>
    </w:p>
    <w:tbl>
      <w:tblPr>
        <w:tblStyle w:val="Grilledutableau"/>
        <w:tblW w:w="0" w:type="auto"/>
        <w:tblLook w:val="04A0" w:firstRow="1" w:lastRow="0" w:firstColumn="1" w:lastColumn="0" w:noHBand="0" w:noVBand="1"/>
      </w:tblPr>
      <w:tblGrid>
        <w:gridCol w:w="2317"/>
        <w:gridCol w:w="6745"/>
      </w:tblGrid>
      <w:tr w:rsidR="00D10D57" w14:paraId="6BF6DD87" w14:textId="77777777" w:rsidTr="00FE542D">
        <w:tc>
          <w:tcPr>
            <w:tcW w:w="9062" w:type="dxa"/>
            <w:gridSpan w:val="2"/>
          </w:tcPr>
          <w:p w14:paraId="3589365A" w14:textId="77777777" w:rsidR="00D10D57" w:rsidRDefault="00D10D57" w:rsidP="00D10D57">
            <w:pPr>
              <w:jc w:val="center"/>
            </w:pPr>
            <w:r w:rsidRPr="00BE0BD5">
              <w:rPr>
                <w:b/>
              </w:rPr>
              <w:t>Fiche de description de fonctionnalité</w:t>
            </w:r>
          </w:p>
        </w:tc>
      </w:tr>
      <w:tr w:rsidR="00D10D57" w14:paraId="6574BBF8" w14:textId="77777777" w:rsidTr="00FE542D">
        <w:tc>
          <w:tcPr>
            <w:tcW w:w="2317" w:type="dxa"/>
          </w:tcPr>
          <w:p w14:paraId="789D8524" w14:textId="77777777" w:rsidR="00D10D57" w:rsidRDefault="00D10D57" w:rsidP="00D10D57">
            <w:pPr>
              <w:jc w:val="both"/>
              <w:rPr>
                <w:rStyle w:val="Titre4Car"/>
              </w:rPr>
            </w:pPr>
            <w:r w:rsidRPr="00BE0BD5">
              <w:rPr>
                <w:b/>
              </w:rPr>
              <w:t>Nom de la fonctionnalité</w:t>
            </w:r>
          </w:p>
        </w:tc>
        <w:tc>
          <w:tcPr>
            <w:tcW w:w="6745" w:type="dxa"/>
          </w:tcPr>
          <w:p w14:paraId="4E09B515" w14:textId="77777777" w:rsidR="00D10D57" w:rsidRDefault="00D10D57" w:rsidP="00D10D57">
            <w:r>
              <w:t>Aperçu de la fiche de demande d’habilitation</w:t>
            </w:r>
          </w:p>
        </w:tc>
      </w:tr>
      <w:tr w:rsidR="00D10D57" w14:paraId="04D7F1C8" w14:textId="77777777" w:rsidTr="00FE542D">
        <w:tc>
          <w:tcPr>
            <w:tcW w:w="2317" w:type="dxa"/>
          </w:tcPr>
          <w:p w14:paraId="4A5C1506" w14:textId="77777777" w:rsidR="00D10D57" w:rsidRPr="00494B5B" w:rsidRDefault="00D10D57" w:rsidP="00D10D57">
            <w:pPr>
              <w:rPr>
                <w:rStyle w:val="Titredulivre"/>
              </w:rPr>
            </w:pPr>
            <w:r w:rsidRPr="00BE0BD5">
              <w:rPr>
                <w:b/>
              </w:rPr>
              <w:t>Description sommaire</w:t>
            </w:r>
          </w:p>
        </w:tc>
        <w:tc>
          <w:tcPr>
            <w:tcW w:w="6745" w:type="dxa"/>
          </w:tcPr>
          <w:p w14:paraId="499F71A7" w14:textId="77777777" w:rsidR="00D10D57" w:rsidRDefault="00D10D57" w:rsidP="00D10D57">
            <w:r>
              <w:t>La fiche de demande d’habilitation est identique à celle de l’ajout de nouvelle demande. Les valeurs seront affichées en lecture uniquement, et un bouton « Exporter » permettra d’exporter la fiche en version Word.</w:t>
            </w:r>
          </w:p>
        </w:tc>
      </w:tr>
      <w:tr w:rsidR="00D10D57" w14:paraId="36164AD9" w14:textId="77777777" w:rsidTr="00FE542D">
        <w:trPr>
          <w:trHeight w:val="631"/>
        </w:trPr>
        <w:tc>
          <w:tcPr>
            <w:tcW w:w="2317" w:type="dxa"/>
          </w:tcPr>
          <w:p w14:paraId="6B633E86" w14:textId="77777777" w:rsidR="00D10D57" w:rsidRDefault="00D10D57" w:rsidP="00D10D57">
            <w:r w:rsidRPr="001B2B57">
              <w:rPr>
                <w:b/>
              </w:rPr>
              <w:t>Fonctionnalités attendues</w:t>
            </w:r>
          </w:p>
        </w:tc>
        <w:tc>
          <w:tcPr>
            <w:tcW w:w="6745" w:type="dxa"/>
          </w:tcPr>
          <w:p w14:paraId="596295B6" w14:textId="77777777" w:rsidR="00D10D57" w:rsidRDefault="00D10D57" w:rsidP="00D10D57">
            <w:r>
              <w:t>Le système affiche l’intégralité des informations de la demande d’habilitation en une fiche exportable en fichier Word.</w:t>
            </w:r>
          </w:p>
        </w:tc>
      </w:tr>
      <w:tr w:rsidR="00D10D57" w14:paraId="7F032CC1" w14:textId="77777777" w:rsidTr="00FE542D">
        <w:tc>
          <w:tcPr>
            <w:tcW w:w="2317" w:type="dxa"/>
          </w:tcPr>
          <w:p w14:paraId="1042379C" w14:textId="77777777" w:rsidR="00D10D57" w:rsidRDefault="00D10D57" w:rsidP="00D10D57">
            <w:pPr>
              <w:jc w:val="both"/>
            </w:pPr>
            <w:r>
              <w:rPr>
                <w:b/>
              </w:rPr>
              <w:t>Composants</w:t>
            </w:r>
          </w:p>
        </w:tc>
        <w:tc>
          <w:tcPr>
            <w:tcW w:w="6745" w:type="dxa"/>
          </w:tcPr>
          <w:p w14:paraId="575C07CE" w14:textId="77777777" w:rsidR="00D10D57" w:rsidRDefault="00D10D57" w:rsidP="00D10D57">
            <w:r>
              <w:t>Fiche contenant :</w:t>
            </w:r>
          </w:p>
          <w:p w14:paraId="00A44328" w14:textId="77777777" w:rsidR="00D10D57" w:rsidRDefault="00D10D57" w:rsidP="00B567D0">
            <w:pPr>
              <w:pStyle w:val="Paragraphedeliste"/>
              <w:numPr>
                <w:ilvl w:val="0"/>
                <w:numId w:val="1"/>
              </w:numPr>
            </w:pPr>
            <w:r>
              <w:t>Grand titre : « GESTION DES HABILITATIONS »</w:t>
            </w:r>
          </w:p>
          <w:p w14:paraId="38B0F66D" w14:textId="77777777" w:rsidR="00D10D57" w:rsidRDefault="00D10D57" w:rsidP="00B567D0">
            <w:pPr>
              <w:pStyle w:val="Paragraphedeliste"/>
              <w:numPr>
                <w:ilvl w:val="0"/>
                <w:numId w:val="1"/>
              </w:numPr>
            </w:pPr>
            <w:r>
              <w:t>Brève description : « Création, modification, suppression (Outils internes, logiciels, répertoires, …)</w:t>
            </w:r>
          </w:p>
          <w:p w14:paraId="77EA8378" w14:textId="77777777" w:rsidR="00D10D57" w:rsidRDefault="00D10D57" w:rsidP="00B567D0">
            <w:pPr>
              <w:pStyle w:val="Paragraphedeliste"/>
              <w:numPr>
                <w:ilvl w:val="0"/>
                <w:numId w:val="1"/>
              </w:numPr>
            </w:pPr>
            <w:r>
              <w:t>Puce au choix « Création » / « Modification » / « Suppression » avec l’option choisi</w:t>
            </w:r>
          </w:p>
          <w:p w14:paraId="7AC29005" w14:textId="77777777" w:rsidR="00D10D57" w:rsidRDefault="00D10D57" w:rsidP="00B567D0">
            <w:pPr>
              <w:pStyle w:val="Paragraphedeliste"/>
              <w:numPr>
                <w:ilvl w:val="0"/>
                <w:numId w:val="1"/>
              </w:numPr>
            </w:pPr>
            <w:r>
              <w:t>« Date de la demande »</w:t>
            </w:r>
          </w:p>
          <w:p w14:paraId="151C12B8" w14:textId="77777777" w:rsidR="00D10D57" w:rsidRDefault="00D10D57" w:rsidP="00B567D0">
            <w:pPr>
              <w:pStyle w:val="Paragraphedeliste"/>
              <w:numPr>
                <w:ilvl w:val="0"/>
                <w:numId w:val="1"/>
              </w:numPr>
            </w:pPr>
            <w:r>
              <w:t>Nom du « Manager/Associé demandeur »</w:t>
            </w:r>
          </w:p>
          <w:p w14:paraId="7106DCE8" w14:textId="77777777" w:rsidR="00D10D57" w:rsidRDefault="00D10D57" w:rsidP="00B567D0">
            <w:pPr>
              <w:pStyle w:val="Paragraphedeliste"/>
              <w:numPr>
                <w:ilvl w:val="0"/>
                <w:numId w:val="1"/>
              </w:numPr>
            </w:pPr>
            <w:r>
              <w:t>« Département »</w:t>
            </w:r>
          </w:p>
          <w:p w14:paraId="2F5595BC" w14:textId="77777777" w:rsidR="00D10D57" w:rsidRDefault="00D10D57" w:rsidP="00B567D0">
            <w:pPr>
              <w:pStyle w:val="Paragraphedeliste"/>
              <w:numPr>
                <w:ilvl w:val="0"/>
                <w:numId w:val="1"/>
              </w:numPr>
            </w:pPr>
            <w:r>
              <w:t>« Nom du consultant à habiliter »</w:t>
            </w:r>
          </w:p>
          <w:p w14:paraId="015E250B" w14:textId="77777777" w:rsidR="00D10D57" w:rsidRDefault="00D10D57" w:rsidP="00B567D0">
            <w:pPr>
              <w:pStyle w:val="Paragraphedeliste"/>
              <w:numPr>
                <w:ilvl w:val="0"/>
                <w:numId w:val="1"/>
              </w:numPr>
            </w:pPr>
            <w:r>
              <w:t>« Prénom du consultant à habiliter</w:t>
            </w:r>
            <w:r w:rsidRPr="00ED0AB4">
              <w:rPr>
                <w:vertAlign w:val="superscript"/>
              </w:rPr>
              <w:t>(*)</w:t>
            </w:r>
            <w:r>
              <w:t>»</w:t>
            </w:r>
          </w:p>
          <w:p w14:paraId="13BFBF03" w14:textId="77777777" w:rsidR="00D10D57" w:rsidRDefault="00D10D57" w:rsidP="00B567D0">
            <w:pPr>
              <w:pStyle w:val="Paragraphedeliste"/>
              <w:numPr>
                <w:ilvl w:val="0"/>
                <w:numId w:val="1"/>
              </w:numPr>
            </w:pPr>
            <w:r>
              <w:t>« Profil du consultant »</w:t>
            </w:r>
          </w:p>
          <w:p w14:paraId="3E0F896B" w14:textId="77777777" w:rsidR="00D10D57" w:rsidRDefault="00D10D57" w:rsidP="00B567D0">
            <w:pPr>
              <w:pStyle w:val="Paragraphedeliste"/>
              <w:numPr>
                <w:ilvl w:val="0"/>
                <w:numId w:val="1"/>
              </w:numPr>
            </w:pPr>
            <w:r>
              <w:t xml:space="preserve">« Date d’arrivée </w:t>
            </w:r>
            <w:r w:rsidRPr="00ED0AB4">
              <w:rPr>
                <w:vertAlign w:val="superscript"/>
              </w:rPr>
              <w:t>(1)</w:t>
            </w:r>
            <w:r>
              <w:t> » du consultant</w:t>
            </w:r>
          </w:p>
          <w:p w14:paraId="75179D1B" w14:textId="77777777" w:rsidR="00D10D57" w:rsidRDefault="00D10D57" w:rsidP="00B567D0">
            <w:pPr>
              <w:pStyle w:val="Paragraphedeliste"/>
              <w:numPr>
                <w:ilvl w:val="0"/>
                <w:numId w:val="1"/>
              </w:numPr>
            </w:pPr>
            <w:r>
              <w:t xml:space="preserve">« Date de départ </w:t>
            </w:r>
            <w:r w:rsidRPr="00ED0AB4">
              <w:rPr>
                <w:vertAlign w:val="superscript"/>
              </w:rPr>
              <w:t>(2)</w:t>
            </w:r>
            <w:r>
              <w:t> » du consultant</w:t>
            </w:r>
          </w:p>
          <w:p w14:paraId="25F3050E" w14:textId="77777777" w:rsidR="00D10D57" w:rsidRDefault="00D10D57" w:rsidP="00B567D0">
            <w:pPr>
              <w:pStyle w:val="Paragraphedeliste"/>
              <w:numPr>
                <w:ilvl w:val="0"/>
                <w:numId w:val="1"/>
              </w:numPr>
            </w:pPr>
            <w:r>
              <w:t>« Numéro matricule </w:t>
            </w:r>
            <w:r w:rsidRPr="00ED0AB4">
              <w:rPr>
                <w:vertAlign w:val="superscript"/>
              </w:rPr>
              <w:t>(3)</w:t>
            </w:r>
            <w:r>
              <w:t xml:space="preserve"> » du consultant</w:t>
            </w:r>
          </w:p>
          <w:p w14:paraId="7715A174" w14:textId="77777777" w:rsidR="00D10D57" w:rsidRDefault="00D10D57" w:rsidP="00B567D0">
            <w:pPr>
              <w:pStyle w:val="Paragraphedeliste"/>
              <w:numPr>
                <w:ilvl w:val="0"/>
                <w:numId w:val="1"/>
              </w:numPr>
            </w:pPr>
            <w:r>
              <w:t>Titre : « BADGE »</w:t>
            </w:r>
          </w:p>
          <w:p w14:paraId="13DFE843" w14:textId="77777777" w:rsidR="00D10D57" w:rsidRDefault="00D10D57" w:rsidP="00B567D0">
            <w:pPr>
              <w:pStyle w:val="Paragraphedeliste"/>
              <w:numPr>
                <w:ilvl w:val="0"/>
                <w:numId w:val="1"/>
              </w:numPr>
            </w:pPr>
            <w:r>
              <w:t>Puce au choix « Création » / « Suppression » avec l’option choisi</w:t>
            </w:r>
          </w:p>
          <w:p w14:paraId="0FDE1567" w14:textId="77777777" w:rsidR="00D10D57" w:rsidRDefault="00D10D57" w:rsidP="00B567D0">
            <w:pPr>
              <w:pStyle w:val="Paragraphedeliste"/>
              <w:numPr>
                <w:ilvl w:val="0"/>
                <w:numId w:val="1"/>
              </w:numPr>
            </w:pPr>
            <w:r>
              <w:t>Titre : « MATERIEL »</w:t>
            </w:r>
          </w:p>
          <w:p w14:paraId="55E7D9B2" w14:textId="77777777" w:rsidR="00D10D57" w:rsidRDefault="00D10D57" w:rsidP="00B567D0">
            <w:pPr>
              <w:pStyle w:val="Paragraphedeliste"/>
              <w:numPr>
                <w:ilvl w:val="0"/>
                <w:numId w:val="1"/>
              </w:numPr>
            </w:pPr>
            <w:r>
              <w:t>Sous-titre : « Besoin en matériel »</w:t>
            </w:r>
          </w:p>
          <w:p w14:paraId="3A97743B" w14:textId="77777777" w:rsidR="00D10D57" w:rsidRDefault="00D10D57" w:rsidP="00B567D0">
            <w:pPr>
              <w:pStyle w:val="Paragraphedeliste"/>
              <w:numPr>
                <w:ilvl w:val="0"/>
                <w:numId w:val="1"/>
              </w:numPr>
            </w:pPr>
            <w:r>
              <w:t>Puce au choix « OUI » / « NON » avec l’option choisi</w:t>
            </w:r>
          </w:p>
          <w:p w14:paraId="5F52CADB" w14:textId="77777777" w:rsidR="00D10D57" w:rsidRDefault="00D10D57" w:rsidP="00B567D0">
            <w:pPr>
              <w:pStyle w:val="Paragraphedeliste"/>
              <w:numPr>
                <w:ilvl w:val="0"/>
                <w:numId w:val="1"/>
              </w:numPr>
            </w:pPr>
            <w:r>
              <w:t>Sous-titre : « SI OUI »</w:t>
            </w:r>
          </w:p>
          <w:p w14:paraId="063D2215" w14:textId="77777777" w:rsidR="00D10D57" w:rsidRDefault="00D10D57" w:rsidP="00B567D0">
            <w:pPr>
              <w:pStyle w:val="Paragraphedeliste"/>
              <w:numPr>
                <w:ilvl w:val="0"/>
                <w:numId w:val="1"/>
              </w:numPr>
            </w:pPr>
            <w:r>
              <w:t>Puce à cocher : PC Fixe</w:t>
            </w:r>
          </w:p>
          <w:p w14:paraId="72513008" w14:textId="77777777" w:rsidR="00D10D57" w:rsidRDefault="00D10D57" w:rsidP="00B567D0">
            <w:pPr>
              <w:pStyle w:val="Paragraphedeliste"/>
              <w:numPr>
                <w:ilvl w:val="0"/>
                <w:numId w:val="1"/>
              </w:numPr>
            </w:pPr>
            <w:r>
              <w:t>Puce à cocher : Portable</w:t>
            </w:r>
          </w:p>
          <w:p w14:paraId="2FAC89C9" w14:textId="77777777" w:rsidR="00D10D57" w:rsidRDefault="00D10D57" w:rsidP="00B567D0">
            <w:pPr>
              <w:pStyle w:val="Paragraphedeliste"/>
              <w:numPr>
                <w:ilvl w:val="0"/>
                <w:numId w:val="1"/>
              </w:numPr>
            </w:pPr>
            <w:r>
              <w:t>Puce à cocher : Autre (à préciser ex téléphone)</w:t>
            </w:r>
          </w:p>
          <w:p w14:paraId="092EA6A2" w14:textId="77777777" w:rsidR="00D10D57" w:rsidRDefault="00D10D57" w:rsidP="00B567D0">
            <w:pPr>
              <w:pStyle w:val="Paragraphedeliste"/>
              <w:numPr>
                <w:ilvl w:val="0"/>
                <w:numId w:val="1"/>
              </w:numPr>
            </w:pPr>
            <w:r>
              <w:t>« Nom et prénom de l’ancien utilisateur » du matériel attribué</w:t>
            </w:r>
          </w:p>
          <w:p w14:paraId="5DBB5AAF" w14:textId="77777777" w:rsidR="00D10D57" w:rsidRDefault="00D10D57" w:rsidP="00B567D0">
            <w:pPr>
              <w:pStyle w:val="Paragraphedeliste"/>
              <w:numPr>
                <w:ilvl w:val="0"/>
                <w:numId w:val="1"/>
              </w:numPr>
            </w:pPr>
            <w:r>
              <w:t xml:space="preserve">L’inscription suivante : </w:t>
            </w:r>
          </w:p>
          <w:p w14:paraId="7792D080" w14:textId="78A883B3" w:rsidR="00D10D57" w:rsidRDefault="00D10D57" w:rsidP="00D10D57">
            <w:pPr>
              <w:pStyle w:val="Paragraphedeliste"/>
            </w:pPr>
            <w:r>
              <w:t>« </w:t>
            </w:r>
            <w:r w:rsidRPr="00ED0AB4">
              <w:rPr>
                <w:u w:val="single"/>
              </w:rPr>
              <w:t>NB</w:t>
            </w:r>
            <w:r>
              <w:t> : Le délai d’attribution d’un ordinateur est de 3 jours maximum à compter de l’envoi du ticket GLPI avec la fiche d’</w:t>
            </w:r>
            <w:del w:id="76" w:author="Tokimahery" w:date="2021-08-05T09:47:00Z">
              <w:r w:rsidDel="00D91FC9">
                <w:delText>habillitation</w:delText>
              </w:r>
            </w:del>
            <w:ins w:id="77" w:author="Tokimahery" w:date="2021-08-05T09:47:00Z">
              <w:r w:rsidR="00D91FC9">
                <w:t>habilitation</w:t>
              </w:r>
            </w:ins>
            <w:r>
              <w:t xml:space="preserve"> E125 envoyée par la RHI</w:t>
            </w:r>
          </w:p>
          <w:p w14:paraId="5655B20A" w14:textId="77777777" w:rsidR="00D10D57" w:rsidRDefault="00D10D57" w:rsidP="00D10D57">
            <w:pPr>
              <w:pStyle w:val="Paragraphedeliste"/>
            </w:pPr>
          </w:p>
          <w:p w14:paraId="309C0712" w14:textId="77777777" w:rsidR="00D10D57" w:rsidRPr="00ED0AB4" w:rsidRDefault="00D10D57" w:rsidP="00D10D57">
            <w:pPr>
              <w:pStyle w:val="Paragraphedeliste"/>
              <w:rPr>
                <w:u w:val="single"/>
              </w:rPr>
            </w:pPr>
            <w:r w:rsidRPr="00ED0AB4">
              <w:rPr>
                <w:u w:val="single"/>
              </w:rPr>
              <w:t>(*) Souligner le prénom usuel du consultant (pour la première lettre de l’adresse mail)</w:t>
            </w:r>
          </w:p>
          <w:p w14:paraId="6CC8046B" w14:textId="77777777" w:rsidR="00D10D57" w:rsidRDefault="00D10D57" w:rsidP="00D10D57">
            <w:pPr>
              <w:pStyle w:val="Paragraphedeliste"/>
            </w:pPr>
            <w:r>
              <w:lastRenderedPageBreak/>
              <w:t>(1) Date de prise de fonction du consultant</w:t>
            </w:r>
          </w:p>
          <w:p w14:paraId="505E76A1" w14:textId="77777777" w:rsidR="00D10D57" w:rsidRDefault="00D10D57" w:rsidP="00D10D57">
            <w:pPr>
              <w:pStyle w:val="Paragraphedeliste"/>
            </w:pPr>
            <w:r>
              <w:t>(2) Date de fin de fonction du consultant</w:t>
            </w:r>
          </w:p>
          <w:p w14:paraId="52F9DEC5" w14:textId="77777777" w:rsidR="00D10D57" w:rsidRDefault="00D10D57" w:rsidP="00D10D57">
            <w:pPr>
              <w:pStyle w:val="Paragraphedeliste"/>
            </w:pPr>
            <w:r>
              <w:t>(3) Numéro matricule renseigné par le RHI (ou ADM) »</w:t>
            </w:r>
          </w:p>
          <w:p w14:paraId="56E41510" w14:textId="77777777" w:rsidR="00D10D57" w:rsidRDefault="00D10D57" w:rsidP="00B567D0">
            <w:pPr>
              <w:pStyle w:val="Paragraphedeliste"/>
              <w:numPr>
                <w:ilvl w:val="0"/>
                <w:numId w:val="1"/>
              </w:numPr>
            </w:pPr>
            <w:r>
              <w:t>Titre : « Habilitations »</w:t>
            </w:r>
          </w:p>
          <w:p w14:paraId="0708FD6E" w14:textId="77777777" w:rsidR="00D10D57" w:rsidRDefault="00D10D57" w:rsidP="00B567D0">
            <w:pPr>
              <w:pStyle w:val="Paragraphedeliste"/>
              <w:numPr>
                <w:ilvl w:val="0"/>
                <w:numId w:val="1"/>
              </w:numPr>
            </w:pPr>
            <w:r>
              <w:t>Puce à cocher pour le « Mail », composée de : « Création » / « Suppression » avec l’option choisi</w:t>
            </w:r>
          </w:p>
          <w:p w14:paraId="7EEF06AD" w14:textId="77777777" w:rsidR="00D10D57" w:rsidRDefault="00D10D57" w:rsidP="00B567D0">
            <w:pPr>
              <w:pStyle w:val="Paragraphedeliste"/>
              <w:numPr>
                <w:ilvl w:val="0"/>
                <w:numId w:val="1"/>
              </w:numPr>
            </w:pPr>
            <w:r>
              <w:t>Puce à cocher pour l’ « Extension du mail » : composée de : « @</w:t>
            </w:r>
            <w:r w:rsidRPr="00CE783A">
              <w:t>fthmconsulting.com</w:t>
            </w:r>
            <w:r>
              <w:t xml:space="preserve"> » </w:t>
            </w:r>
            <w:r w:rsidRPr="00CE783A">
              <w:t>/</w:t>
            </w:r>
            <w:r>
              <w:t xml:space="preserve"> « </w:t>
            </w:r>
            <w:r w:rsidRPr="00CE783A">
              <w:t>@equation.mg</w:t>
            </w:r>
            <w:r>
              <w:t xml:space="preserve"> » </w:t>
            </w:r>
            <w:r w:rsidRPr="00CE783A">
              <w:t>/</w:t>
            </w:r>
            <w:r>
              <w:t xml:space="preserve"> « </w:t>
            </w:r>
            <w:r w:rsidRPr="00CE783A">
              <w:t>@qualex.mg</w:t>
            </w:r>
            <w:r>
              <w:t> » avec l’option choisi</w:t>
            </w:r>
          </w:p>
          <w:p w14:paraId="32E01103" w14:textId="77777777" w:rsidR="00D10D57" w:rsidRDefault="00D10D57" w:rsidP="00B567D0">
            <w:pPr>
              <w:pStyle w:val="Paragraphedeliste"/>
              <w:numPr>
                <w:ilvl w:val="0"/>
                <w:numId w:val="1"/>
              </w:numPr>
            </w:pPr>
            <w:r>
              <w:t>Puce cochée par défaut pour l’ « Adresse groupée personnel FTHM » composée de « personnel@fthmconsulting.com »</w:t>
            </w:r>
          </w:p>
          <w:p w14:paraId="58F964CC" w14:textId="77777777" w:rsidR="00D10D57" w:rsidRDefault="00D10D57" w:rsidP="00B567D0">
            <w:pPr>
              <w:pStyle w:val="Paragraphedeliste"/>
              <w:numPr>
                <w:ilvl w:val="0"/>
                <w:numId w:val="1"/>
              </w:numPr>
            </w:pPr>
            <w:r>
              <w:t>Liste des « Adresses groupées Département» sélectionné</w:t>
            </w:r>
          </w:p>
          <w:p w14:paraId="729CD59A" w14:textId="77777777" w:rsidR="00D10D57" w:rsidRDefault="00D10D57" w:rsidP="00B567D0">
            <w:pPr>
              <w:pStyle w:val="Paragraphedeliste"/>
              <w:numPr>
                <w:ilvl w:val="0"/>
                <w:numId w:val="1"/>
              </w:numPr>
            </w:pPr>
            <w:r>
              <w:t>Puces à cocher pour « Autres adresses » composés de « partners@fthmconsulting.com », « managers@fthmconsulting.com », « equiperhc@fthmconsulting.com »,  « </w:t>
            </w:r>
            <w:hyperlink r:id="rId33" w:history="1">
              <w:r w:rsidRPr="00D721D2">
                <w:rPr>
                  <w:rStyle w:val="Lienhypertexte"/>
                </w:rPr>
                <w:t>it@fthmconsulting.com</w:t>
              </w:r>
            </w:hyperlink>
            <w:r>
              <w:t> » avec l’option choisi</w:t>
            </w:r>
          </w:p>
          <w:p w14:paraId="05BB5994" w14:textId="77777777" w:rsidR="00D10D57" w:rsidRDefault="00D10D57" w:rsidP="00B567D0">
            <w:pPr>
              <w:pStyle w:val="Paragraphedeliste"/>
              <w:numPr>
                <w:ilvl w:val="0"/>
                <w:numId w:val="1"/>
              </w:numPr>
            </w:pPr>
            <w:r>
              <w:t>Liste des « Autres (à préciser) » adresses mail groupé du consultant</w:t>
            </w:r>
          </w:p>
          <w:p w14:paraId="7F683424" w14:textId="77777777" w:rsidR="00D10D57" w:rsidRDefault="00D10D57" w:rsidP="00B567D0">
            <w:pPr>
              <w:pStyle w:val="Paragraphedeliste"/>
              <w:numPr>
                <w:ilvl w:val="0"/>
                <w:numId w:val="1"/>
              </w:numPr>
            </w:pPr>
            <w:r>
              <w:t>Sous-titre : « Si suppression ou routage temporaire »</w:t>
            </w:r>
          </w:p>
          <w:p w14:paraId="5BA53DD1" w14:textId="77777777" w:rsidR="00D10D57" w:rsidRDefault="00D10D57" w:rsidP="00B567D0">
            <w:pPr>
              <w:pStyle w:val="Paragraphedeliste"/>
              <w:numPr>
                <w:ilvl w:val="0"/>
                <w:numId w:val="1"/>
              </w:numPr>
            </w:pPr>
            <w:r>
              <w:t>Liste de mail « Reroutage messagerie vers »</w:t>
            </w:r>
          </w:p>
          <w:p w14:paraId="6D4154C3" w14:textId="77777777" w:rsidR="00D10D57" w:rsidRDefault="00D10D57" w:rsidP="00B567D0">
            <w:pPr>
              <w:pStyle w:val="Paragraphedeliste"/>
              <w:numPr>
                <w:ilvl w:val="0"/>
                <w:numId w:val="1"/>
              </w:numPr>
            </w:pPr>
            <w:r>
              <w:t>La « Période de reroutage » : « du », « au »</w:t>
            </w:r>
          </w:p>
          <w:p w14:paraId="7E5DB4DF" w14:textId="77777777" w:rsidR="00D10D57" w:rsidRDefault="00D10D57" w:rsidP="00B567D0">
            <w:pPr>
              <w:pStyle w:val="Paragraphedeliste"/>
              <w:numPr>
                <w:ilvl w:val="0"/>
                <w:numId w:val="1"/>
              </w:numPr>
            </w:pPr>
            <w:r>
              <w:t>Puce à cocher pour la « Mise en place de réponse auto » avec comme choix « OUI » ou « NON » avec l’option choisi</w:t>
            </w:r>
          </w:p>
          <w:p w14:paraId="6BF0CEE9" w14:textId="77777777" w:rsidR="00D10D57" w:rsidRDefault="00D10D57" w:rsidP="00B567D0">
            <w:pPr>
              <w:pStyle w:val="Paragraphedeliste"/>
              <w:numPr>
                <w:ilvl w:val="0"/>
                <w:numId w:val="1"/>
              </w:numPr>
            </w:pPr>
            <w:r>
              <w:t>Sous-titre : « Si OUI »</w:t>
            </w:r>
          </w:p>
          <w:p w14:paraId="103EC33F" w14:textId="77777777" w:rsidR="00D10D57" w:rsidRDefault="00D10D57" w:rsidP="00B567D0">
            <w:pPr>
              <w:pStyle w:val="Paragraphedeliste"/>
              <w:numPr>
                <w:ilvl w:val="0"/>
                <w:numId w:val="1"/>
              </w:numPr>
            </w:pPr>
            <w:r>
              <w:t>Le contenu du champ « Rédaction du message »</w:t>
            </w:r>
          </w:p>
          <w:p w14:paraId="52D51271" w14:textId="77777777" w:rsidR="00D10D57" w:rsidRDefault="00D10D57" w:rsidP="00B567D0">
            <w:pPr>
              <w:pStyle w:val="Paragraphedeliste"/>
              <w:numPr>
                <w:ilvl w:val="0"/>
                <w:numId w:val="1"/>
              </w:numPr>
            </w:pPr>
            <w:r>
              <w:t>La « Date d’activation » de la redirection mail</w:t>
            </w:r>
          </w:p>
          <w:p w14:paraId="533148A0" w14:textId="77777777" w:rsidR="00D10D57" w:rsidRDefault="00D10D57" w:rsidP="00B567D0">
            <w:pPr>
              <w:pStyle w:val="Paragraphedeliste"/>
              <w:numPr>
                <w:ilvl w:val="0"/>
                <w:numId w:val="1"/>
              </w:numPr>
            </w:pPr>
            <w:r>
              <w:t>La « Date de désactivation » de la redirection mail</w:t>
            </w:r>
          </w:p>
          <w:p w14:paraId="24BBF838" w14:textId="77777777" w:rsidR="00D10D57" w:rsidRDefault="00D10D57" w:rsidP="00B567D0">
            <w:pPr>
              <w:pStyle w:val="Paragraphedeliste"/>
              <w:numPr>
                <w:ilvl w:val="0"/>
                <w:numId w:val="1"/>
              </w:numPr>
            </w:pPr>
            <w:r>
              <w:t>Puce à cocher pour la « Suppression » du mail </w:t>
            </w:r>
          </w:p>
          <w:p w14:paraId="5A2E4ADE" w14:textId="77777777" w:rsidR="00D10D57" w:rsidRDefault="00D10D57" w:rsidP="00B567D0">
            <w:pPr>
              <w:pStyle w:val="Paragraphedeliste"/>
              <w:numPr>
                <w:ilvl w:val="0"/>
                <w:numId w:val="1"/>
              </w:numPr>
            </w:pPr>
            <w:r>
              <w:t>La « Date de suppression » du mail</w:t>
            </w:r>
          </w:p>
          <w:p w14:paraId="3CFB0E46" w14:textId="77777777" w:rsidR="00D10D57" w:rsidRDefault="00D10D57" w:rsidP="00B567D0">
            <w:pPr>
              <w:pStyle w:val="Paragraphedeliste"/>
              <w:numPr>
                <w:ilvl w:val="0"/>
                <w:numId w:val="1"/>
              </w:numPr>
            </w:pPr>
            <w:r>
              <w:t>Sous-titre : « REPERTOIRES »</w:t>
            </w:r>
          </w:p>
          <w:p w14:paraId="065F754A" w14:textId="77777777" w:rsidR="00D10D57" w:rsidRDefault="00D10D57" w:rsidP="00B567D0">
            <w:pPr>
              <w:pStyle w:val="Paragraphedeliste"/>
              <w:numPr>
                <w:ilvl w:val="0"/>
                <w:numId w:val="1"/>
              </w:numPr>
            </w:pPr>
            <w:r>
              <w:t>Puce à cocher des répertoires autorisés avec intitulé « CONSULTANTS (par défaut en lecture» « </w:t>
            </w:r>
            <w:r w:rsidRPr="005A1338">
              <w:t>00-AMI</w:t>
            </w:r>
            <w:r>
              <w:t> »</w:t>
            </w:r>
            <w:r w:rsidRPr="005A1338">
              <w:t xml:space="preserve">, </w:t>
            </w:r>
            <w:r>
              <w:t>« </w:t>
            </w:r>
            <w:r w:rsidRPr="005A1338">
              <w:t>01-Propales</w:t>
            </w:r>
            <w:r>
              <w:t> »</w:t>
            </w:r>
            <w:r w:rsidRPr="005A1338">
              <w:t xml:space="preserve">, </w:t>
            </w:r>
            <w:r>
              <w:t>« </w:t>
            </w:r>
            <w:r w:rsidRPr="005A1338">
              <w:t>02-Projets et Missions</w:t>
            </w:r>
            <w:r>
              <w:t> »</w:t>
            </w:r>
            <w:r w:rsidRPr="005A1338">
              <w:t xml:space="preserve">, </w:t>
            </w:r>
            <w:r>
              <w:t>« </w:t>
            </w:r>
            <w:r w:rsidRPr="005A1338">
              <w:t>04-Outils internes</w:t>
            </w:r>
            <w:r>
              <w:t> »</w:t>
            </w:r>
            <w:r w:rsidRPr="005A1338">
              <w:t xml:space="preserve">, </w:t>
            </w:r>
            <w:r>
              <w:t>« </w:t>
            </w:r>
            <w:r w:rsidRPr="005A1338">
              <w:t>05-Bibliothèque</w:t>
            </w:r>
            <w:r>
              <w:t> »</w:t>
            </w:r>
            <w:r w:rsidRPr="005A1338">
              <w:t xml:space="preserve">, </w:t>
            </w:r>
            <w:r>
              <w:t>« </w:t>
            </w:r>
            <w:r w:rsidRPr="005A1338">
              <w:t>06-Qualité</w:t>
            </w:r>
            <w:r>
              <w:t> », avec l’option choisie</w:t>
            </w:r>
          </w:p>
          <w:p w14:paraId="172353E7" w14:textId="77777777" w:rsidR="00D10D57" w:rsidRDefault="00D10D57" w:rsidP="00B567D0">
            <w:pPr>
              <w:pStyle w:val="Paragraphedeliste"/>
              <w:numPr>
                <w:ilvl w:val="0"/>
                <w:numId w:val="1"/>
              </w:numPr>
            </w:pPr>
            <w:r>
              <w:t>Les « Partages du département » dont le consultant a accès</w:t>
            </w:r>
          </w:p>
          <w:p w14:paraId="41568B5A" w14:textId="77777777" w:rsidR="00D10D57" w:rsidRDefault="00D10D57" w:rsidP="00B567D0">
            <w:pPr>
              <w:pStyle w:val="Paragraphedeliste"/>
              <w:numPr>
                <w:ilvl w:val="0"/>
                <w:numId w:val="1"/>
              </w:numPr>
            </w:pPr>
            <w:r>
              <w:t>Liste des « Autres partages »</w:t>
            </w:r>
          </w:p>
          <w:p w14:paraId="302CCBA5" w14:textId="77777777" w:rsidR="00D10D57" w:rsidRDefault="00D10D57" w:rsidP="00B567D0">
            <w:pPr>
              <w:pStyle w:val="Paragraphedeliste"/>
              <w:numPr>
                <w:ilvl w:val="0"/>
                <w:numId w:val="1"/>
              </w:numPr>
            </w:pPr>
            <w:r>
              <w:t>Liste des répertoires clients BPORH après l’inscription « Si BPO RH – détails des répertoires clients auxquels le collaborateur doit être habilité » avec comme exemple : « Exemple : ATINA, SLI, … »</w:t>
            </w:r>
          </w:p>
          <w:p w14:paraId="418D4B83" w14:textId="77777777" w:rsidR="00D10D57" w:rsidRDefault="00D10D57" w:rsidP="00B567D0">
            <w:pPr>
              <w:pStyle w:val="Paragraphedeliste"/>
              <w:numPr>
                <w:ilvl w:val="0"/>
                <w:numId w:val="1"/>
              </w:numPr>
            </w:pPr>
            <w:r>
              <w:t>Sous-titre : « Outils internes »</w:t>
            </w:r>
          </w:p>
          <w:p w14:paraId="6496C0DF" w14:textId="77777777" w:rsidR="00D10D57" w:rsidRDefault="00D10D57" w:rsidP="00B567D0">
            <w:pPr>
              <w:pStyle w:val="Paragraphedeliste"/>
              <w:numPr>
                <w:ilvl w:val="0"/>
                <w:numId w:val="1"/>
              </w:numPr>
            </w:pPr>
            <w:r>
              <w:t>Puce à cocher pour « Libertempo »</w:t>
            </w:r>
          </w:p>
          <w:p w14:paraId="06721484" w14:textId="77777777" w:rsidR="00D10D57" w:rsidRDefault="00D10D57" w:rsidP="00B567D0">
            <w:pPr>
              <w:pStyle w:val="Paragraphedeliste"/>
              <w:numPr>
                <w:ilvl w:val="0"/>
                <w:numId w:val="1"/>
              </w:numPr>
            </w:pPr>
            <w:r>
              <w:t>Le(s) « Manager/Associé de rattachement »</w:t>
            </w:r>
          </w:p>
          <w:p w14:paraId="6189B5D6" w14:textId="77777777" w:rsidR="00D10D57" w:rsidRDefault="00D10D57" w:rsidP="00B567D0">
            <w:pPr>
              <w:pStyle w:val="Paragraphedeliste"/>
              <w:numPr>
                <w:ilvl w:val="0"/>
                <w:numId w:val="1"/>
              </w:numPr>
            </w:pPr>
            <w:r>
              <w:t>Puce à cocher pour « GLPI »</w:t>
            </w:r>
          </w:p>
          <w:p w14:paraId="7B11C12F" w14:textId="77777777" w:rsidR="00D10D57" w:rsidRDefault="00D10D57" w:rsidP="00B567D0">
            <w:pPr>
              <w:pStyle w:val="Paragraphedeliste"/>
              <w:numPr>
                <w:ilvl w:val="0"/>
                <w:numId w:val="1"/>
              </w:numPr>
            </w:pPr>
            <w:r>
              <w:t>Puce à cocher pour « TIMESHEET »</w:t>
            </w:r>
          </w:p>
          <w:p w14:paraId="732D1E3C" w14:textId="77777777" w:rsidR="00D10D57" w:rsidRDefault="00D10D57" w:rsidP="00B567D0">
            <w:pPr>
              <w:pStyle w:val="Paragraphedeliste"/>
              <w:numPr>
                <w:ilvl w:val="0"/>
                <w:numId w:val="1"/>
              </w:numPr>
            </w:pPr>
            <w:r>
              <w:t>Le(s) « Manager/Associé de rattachement »</w:t>
            </w:r>
          </w:p>
          <w:p w14:paraId="24EDCEDF" w14:textId="77777777" w:rsidR="00D10D57" w:rsidRDefault="00D10D57" w:rsidP="00B567D0">
            <w:pPr>
              <w:pStyle w:val="Paragraphedeliste"/>
              <w:numPr>
                <w:ilvl w:val="0"/>
                <w:numId w:val="1"/>
              </w:numPr>
            </w:pPr>
            <w:r>
              <w:t>Sous-titre : « Logiciels »</w:t>
            </w:r>
          </w:p>
          <w:p w14:paraId="52260A37" w14:textId="77777777" w:rsidR="00D10D57" w:rsidRDefault="00D10D57" w:rsidP="00B567D0">
            <w:pPr>
              <w:pStyle w:val="Paragraphedeliste"/>
              <w:numPr>
                <w:ilvl w:val="0"/>
                <w:numId w:val="1"/>
              </w:numPr>
            </w:pPr>
            <w:r>
              <w:t>Puce à cocher pour « QUADRA »</w:t>
            </w:r>
          </w:p>
          <w:p w14:paraId="1862CB95" w14:textId="77777777" w:rsidR="00D10D57" w:rsidRDefault="00D10D57" w:rsidP="00B567D0">
            <w:pPr>
              <w:pStyle w:val="Paragraphedeliste"/>
              <w:numPr>
                <w:ilvl w:val="0"/>
                <w:numId w:val="1"/>
              </w:numPr>
            </w:pPr>
            <w:r>
              <w:t>Puce à cocher pour « SAGE Compta »</w:t>
            </w:r>
          </w:p>
          <w:p w14:paraId="2128C050" w14:textId="77777777" w:rsidR="00D10D57" w:rsidRDefault="00D10D57" w:rsidP="00B567D0">
            <w:pPr>
              <w:pStyle w:val="Paragraphedeliste"/>
              <w:numPr>
                <w:ilvl w:val="0"/>
                <w:numId w:val="1"/>
              </w:numPr>
            </w:pPr>
            <w:r>
              <w:t xml:space="preserve"> Puce à cocher pour « EBP »</w:t>
            </w:r>
          </w:p>
          <w:p w14:paraId="336684D8" w14:textId="77777777" w:rsidR="00D10D57" w:rsidRDefault="00D10D57" w:rsidP="00B567D0">
            <w:pPr>
              <w:pStyle w:val="Paragraphedeliste"/>
              <w:numPr>
                <w:ilvl w:val="0"/>
                <w:numId w:val="1"/>
              </w:numPr>
            </w:pPr>
            <w:r>
              <w:lastRenderedPageBreak/>
              <w:t>Bouton « Exporter » permettant l’export en version Word de la fiche</w:t>
            </w:r>
          </w:p>
        </w:tc>
      </w:tr>
      <w:tr w:rsidR="00D10D57" w14:paraId="18C1B25D" w14:textId="77777777" w:rsidTr="00FE542D">
        <w:tc>
          <w:tcPr>
            <w:tcW w:w="2317" w:type="dxa"/>
          </w:tcPr>
          <w:p w14:paraId="37D8E399" w14:textId="77777777" w:rsidR="00D10D57" w:rsidRDefault="00D10D57" w:rsidP="00D10D57">
            <w:pPr>
              <w:rPr>
                <w:rStyle w:val="lev"/>
              </w:rPr>
            </w:pPr>
            <w:r w:rsidRPr="0038344E">
              <w:rPr>
                <w:b/>
              </w:rPr>
              <w:lastRenderedPageBreak/>
              <w:t>Règles de gestion</w:t>
            </w:r>
          </w:p>
        </w:tc>
        <w:tc>
          <w:tcPr>
            <w:tcW w:w="6745" w:type="dxa"/>
          </w:tcPr>
          <w:p w14:paraId="16A0253F" w14:textId="77777777" w:rsidR="00D10D57" w:rsidRDefault="00D10D57" w:rsidP="00D10D57">
            <w:r>
              <w:t>Une fiche de demande d’habilitation est associée à un consultant</w:t>
            </w:r>
          </w:p>
        </w:tc>
      </w:tr>
    </w:tbl>
    <w:p w14:paraId="59E45068" w14:textId="77777777" w:rsidR="00D10D57" w:rsidRDefault="00D10D57" w:rsidP="00D10D57"/>
    <w:p w14:paraId="26ED8F95" w14:textId="77777777" w:rsidR="00D10D57" w:rsidRDefault="00D10D57" w:rsidP="00D10D57">
      <w:pPr>
        <w:pStyle w:val="Titre3"/>
      </w:pPr>
      <w:bookmarkStart w:id="78" w:name="_Toc76128499"/>
      <w:r>
        <w:t>Liste du personnel</w:t>
      </w:r>
      <w:bookmarkEnd w:id="78"/>
    </w:p>
    <w:p w14:paraId="02AA0CE4" w14:textId="77777777" w:rsidR="00D10D57" w:rsidRDefault="00D10D57" w:rsidP="00D10D57">
      <w:r>
        <w:tab/>
        <w:t>Pour suivre au mieux l’habilitation et la déshabilitation du personnel, une liste globale des personnes est visible dans cet onglet.</w:t>
      </w:r>
    </w:p>
    <w:p w14:paraId="50BD3E6D" w14:textId="77777777" w:rsidR="00D10D57" w:rsidRDefault="00D10D57" w:rsidP="00D10D57">
      <w:r>
        <w:t xml:space="preserve">La liste est divisée en trois parties dont : </w:t>
      </w:r>
    </w:p>
    <w:p w14:paraId="0710ACE7" w14:textId="77777777" w:rsidR="00D10D57" w:rsidRDefault="00D10D57" w:rsidP="00B567D0">
      <w:pPr>
        <w:pStyle w:val="Paragraphedeliste"/>
        <w:numPr>
          <w:ilvl w:val="0"/>
          <w:numId w:val="1"/>
        </w:numPr>
      </w:pPr>
      <w:r>
        <w:t>Habilités</w:t>
      </w:r>
    </w:p>
    <w:p w14:paraId="25C5C11B" w14:textId="77777777" w:rsidR="00D10D57" w:rsidRDefault="00D10D57" w:rsidP="00B567D0">
      <w:pPr>
        <w:pStyle w:val="Paragraphedeliste"/>
        <w:numPr>
          <w:ilvl w:val="0"/>
          <w:numId w:val="1"/>
        </w:numPr>
      </w:pPr>
      <w:r>
        <w:t>A désactiver</w:t>
      </w:r>
    </w:p>
    <w:p w14:paraId="2E8E0293" w14:textId="77777777" w:rsidR="00D10D57" w:rsidRDefault="00D10D57" w:rsidP="00B567D0">
      <w:pPr>
        <w:pStyle w:val="Paragraphedeliste"/>
        <w:numPr>
          <w:ilvl w:val="0"/>
          <w:numId w:val="1"/>
        </w:numPr>
      </w:pPr>
      <w:r>
        <w:t>Déshabilités</w:t>
      </w:r>
    </w:p>
    <w:p w14:paraId="19058C1C" w14:textId="77777777" w:rsidR="00D10D57" w:rsidRDefault="00D10D57" w:rsidP="00B567D0">
      <w:pPr>
        <w:pStyle w:val="Titre4"/>
        <w:numPr>
          <w:ilvl w:val="0"/>
          <w:numId w:val="17"/>
        </w:numPr>
      </w:pPr>
      <w:bookmarkStart w:id="79" w:name="_Toc76128500"/>
      <w:r>
        <w:t>Habilités</w:t>
      </w:r>
      <w:bookmarkEnd w:id="79"/>
    </w:p>
    <w:p w14:paraId="04DCC553" w14:textId="77777777" w:rsidR="00D10D57" w:rsidRPr="00103DE7" w:rsidRDefault="00D10D57" w:rsidP="00D10D57">
      <w:r>
        <w:t>La présentation de la liste est suggérée comme suit :</w:t>
      </w:r>
    </w:p>
    <w:p w14:paraId="248AA8A4" w14:textId="77777777" w:rsidR="00D10D57" w:rsidRDefault="00D10D57" w:rsidP="00D10D57">
      <w:commentRangeStart w:id="80"/>
      <w:r>
        <w:rPr>
          <w:noProof/>
          <w:lang w:val="en-US"/>
        </w:rPr>
        <w:drawing>
          <wp:inline distT="0" distB="0" distL="0" distR="0" wp14:anchorId="7C6CCCEC" wp14:editId="74FE7DFB">
            <wp:extent cx="5760720" cy="324040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e du personnel.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commentRangeEnd w:id="80"/>
      <w:r w:rsidR="00D91FC9">
        <w:rPr>
          <w:rStyle w:val="Marquedecommentaire"/>
        </w:rPr>
        <w:commentReference w:id="80"/>
      </w:r>
    </w:p>
    <w:p w14:paraId="76746AD9" w14:textId="77777777" w:rsidR="00D10D57" w:rsidRDefault="00D10D57" w:rsidP="00D10D57">
      <w:pPr>
        <w:pStyle w:val="Lgende"/>
      </w:pPr>
      <w:bookmarkStart w:id="81" w:name="_Toc76128530"/>
      <w:r>
        <w:t xml:space="preserve">Figure </w:t>
      </w:r>
      <w:fldSimple w:instr=" SEQ Figure \* ARABIC ">
        <w:r w:rsidR="001C3B3A">
          <w:rPr>
            <w:noProof/>
          </w:rPr>
          <w:t>14</w:t>
        </w:r>
      </w:fldSimple>
      <w:r>
        <w:t xml:space="preserve">: </w:t>
      </w:r>
      <w:r w:rsidRPr="0022189C">
        <w:t>Liste des habilités</w:t>
      </w:r>
      <w:bookmarkEnd w:id="81"/>
    </w:p>
    <w:p w14:paraId="6B340DC7" w14:textId="77777777" w:rsidR="00D10D57" w:rsidRDefault="00D10D57" w:rsidP="00D10D57"/>
    <w:p w14:paraId="47016A60" w14:textId="77777777" w:rsidR="00D10D57" w:rsidRPr="00103DE7" w:rsidRDefault="00D10D57" w:rsidP="00D10D57"/>
    <w:tbl>
      <w:tblPr>
        <w:tblStyle w:val="Grilledutableau"/>
        <w:tblW w:w="0" w:type="auto"/>
        <w:tblLook w:val="04A0" w:firstRow="1" w:lastRow="0" w:firstColumn="1" w:lastColumn="0" w:noHBand="0" w:noVBand="1"/>
      </w:tblPr>
      <w:tblGrid>
        <w:gridCol w:w="2689"/>
        <w:gridCol w:w="6373"/>
      </w:tblGrid>
      <w:tr w:rsidR="00D10D57" w14:paraId="6338E2C9" w14:textId="77777777" w:rsidTr="00FE542D">
        <w:tc>
          <w:tcPr>
            <w:tcW w:w="9062" w:type="dxa"/>
            <w:gridSpan w:val="2"/>
          </w:tcPr>
          <w:p w14:paraId="1C5AD20C" w14:textId="77777777" w:rsidR="00D10D57" w:rsidRDefault="00D10D57" w:rsidP="00D10D57">
            <w:pPr>
              <w:jc w:val="center"/>
            </w:pPr>
            <w:r>
              <w:t>Fiche de description de fonctionnalité</w:t>
            </w:r>
          </w:p>
        </w:tc>
      </w:tr>
      <w:tr w:rsidR="00D10D57" w14:paraId="519EB04D" w14:textId="77777777" w:rsidTr="00FE542D">
        <w:tc>
          <w:tcPr>
            <w:tcW w:w="2689" w:type="dxa"/>
          </w:tcPr>
          <w:p w14:paraId="18611D5A" w14:textId="77777777" w:rsidR="00D10D57" w:rsidRDefault="00D10D57" w:rsidP="00D10D57">
            <w:r w:rsidRPr="00BE0BD5">
              <w:rPr>
                <w:b/>
              </w:rPr>
              <w:t>Nom de la fonctionnalité</w:t>
            </w:r>
          </w:p>
        </w:tc>
        <w:tc>
          <w:tcPr>
            <w:tcW w:w="6373" w:type="dxa"/>
          </w:tcPr>
          <w:p w14:paraId="60AFC17D" w14:textId="77777777" w:rsidR="00D10D57" w:rsidRDefault="00D10D57" w:rsidP="00D10D57">
            <w:r>
              <w:t>Affichage de la liste du personnel habilité</w:t>
            </w:r>
          </w:p>
        </w:tc>
      </w:tr>
      <w:tr w:rsidR="00D10D57" w14:paraId="7E889193" w14:textId="77777777" w:rsidTr="00FE542D">
        <w:tc>
          <w:tcPr>
            <w:tcW w:w="2689" w:type="dxa"/>
          </w:tcPr>
          <w:p w14:paraId="4FDE5649" w14:textId="77777777" w:rsidR="00D10D57" w:rsidRDefault="00D10D57" w:rsidP="00D10D57">
            <w:r w:rsidRPr="001B2B57">
              <w:rPr>
                <w:b/>
              </w:rPr>
              <w:t>Fonctionnalités attendues</w:t>
            </w:r>
          </w:p>
        </w:tc>
        <w:tc>
          <w:tcPr>
            <w:tcW w:w="6373" w:type="dxa"/>
          </w:tcPr>
          <w:p w14:paraId="1FA0FFF8" w14:textId="77777777" w:rsidR="00D10D57" w:rsidRDefault="00D10D57" w:rsidP="00D10D57">
            <w:r>
              <w:t>La liste devra afficher les personnels en cours d’habilitations et habilités, avec leurs éventuels  fiches d’habilitations</w:t>
            </w:r>
          </w:p>
        </w:tc>
      </w:tr>
      <w:tr w:rsidR="00D10D57" w14:paraId="3D7F70EF" w14:textId="77777777" w:rsidTr="00FE542D">
        <w:tc>
          <w:tcPr>
            <w:tcW w:w="2689" w:type="dxa"/>
          </w:tcPr>
          <w:p w14:paraId="5845B55A" w14:textId="77777777" w:rsidR="00D10D57" w:rsidRDefault="00D10D57" w:rsidP="00D10D57">
            <w:r>
              <w:rPr>
                <w:b/>
              </w:rPr>
              <w:t>Composants</w:t>
            </w:r>
          </w:p>
        </w:tc>
        <w:tc>
          <w:tcPr>
            <w:tcW w:w="6373" w:type="dxa"/>
          </w:tcPr>
          <w:p w14:paraId="054B2EC4" w14:textId="77777777" w:rsidR="00D10D57" w:rsidRDefault="00D10D57" w:rsidP="00D10D57">
            <w:r>
              <w:t>Cet onglet présente une liste des personnes déjà habilitées avec :</w:t>
            </w:r>
          </w:p>
          <w:p w14:paraId="304DCC5A" w14:textId="77777777" w:rsidR="00D10D57" w:rsidRDefault="00D10D57" w:rsidP="00B567D0">
            <w:pPr>
              <w:pStyle w:val="Paragraphedeliste"/>
              <w:numPr>
                <w:ilvl w:val="0"/>
                <w:numId w:val="1"/>
              </w:numPr>
            </w:pPr>
            <w:r>
              <w:t>Une colonne « Prénoms et nom » de la personne</w:t>
            </w:r>
          </w:p>
          <w:p w14:paraId="33A5668C" w14:textId="77777777" w:rsidR="00D10D57" w:rsidRDefault="00D10D57" w:rsidP="00B567D0">
            <w:pPr>
              <w:pStyle w:val="Paragraphedeliste"/>
              <w:numPr>
                <w:ilvl w:val="0"/>
                <w:numId w:val="1"/>
              </w:numPr>
            </w:pPr>
            <w:r>
              <w:t>Une colonne « Habilitation » dans lequel pourra s’afficher une icône « En cours » ou une icône « Activé »</w:t>
            </w:r>
          </w:p>
          <w:p w14:paraId="6B5BD822" w14:textId="77777777" w:rsidR="00D10D57" w:rsidRDefault="00D10D57" w:rsidP="00B567D0">
            <w:pPr>
              <w:pStyle w:val="Paragraphedeliste"/>
              <w:numPr>
                <w:ilvl w:val="0"/>
                <w:numId w:val="1"/>
              </w:numPr>
            </w:pPr>
            <w:r>
              <w:lastRenderedPageBreak/>
              <w:t xml:space="preserve">Une colonne « Fiche d’habilitation » dans lequel pourra s’afficher une icône « checklist » </w:t>
            </w:r>
          </w:p>
        </w:tc>
      </w:tr>
      <w:tr w:rsidR="00D10D57" w14:paraId="63CD6197" w14:textId="77777777" w:rsidTr="00FE542D">
        <w:tc>
          <w:tcPr>
            <w:tcW w:w="2689" w:type="dxa"/>
          </w:tcPr>
          <w:p w14:paraId="5D1C5FE8" w14:textId="77777777" w:rsidR="00D10D57" w:rsidRDefault="00D10D57" w:rsidP="00D10D57">
            <w:r w:rsidRPr="0038344E">
              <w:rPr>
                <w:b/>
              </w:rPr>
              <w:lastRenderedPageBreak/>
              <w:t>Règles de gestion</w:t>
            </w:r>
          </w:p>
        </w:tc>
        <w:tc>
          <w:tcPr>
            <w:tcW w:w="6373" w:type="dxa"/>
          </w:tcPr>
          <w:p w14:paraId="24983461" w14:textId="77777777" w:rsidR="00D10D57" w:rsidRDefault="00D10D57" w:rsidP="00B567D0">
            <w:pPr>
              <w:pStyle w:val="Paragraphedeliste"/>
              <w:numPr>
                <w:ilvl w:val="0"/>
                <w:numId w:val="18"/>
              </w:numPr>
            </w:pPr>
            <w:r>
              <w:t>Une personne est visible dans la liste des habilités une fois inséré dans Trombinoscope</w:t>
            </w:r>
          </w:p>
          <w:p w14:paraId="7E1E32B1" w14:textId="77777777" w:rsidR="00D10D57" w:rsidRDefault="00D10D57" w:rsidP="00B567D0">
            <w:pPr>
              <w:pStyle w:val="Paragraphedeliste"/>
              <w:numPr>
                <w:ilvl w:val="0"/>
                <w:numId w:val="18"/>
              </w:numPr>
            </w:pPr>
            <w:r>
              <w:t>La colonne « Habilitation » n’affichera une icône « En cours » que lorsque la fiche d’habilitation a été créée;</w:t>
            </w:r>
          </w:p>
          <w:p w14:paraId="678BBF1D" w14:textId="77777777" w:rsidR="00D10D57" w:rsidRDefault="00D10D57" w:rsidP="00B567D0">
            <w:pPr>
              <w:pStyle w:val="Paragraphedeliste"/>
              <w:numPr>
                <w:ilvl w:val="0"/>
                <w:numId w:val="18"/>
              </w:numPr>
            </w:pPr>
            <w:r>
              <w:t>La colonne « Habilitation » n’affichera une icône « Activé » que lorsque les demandes dans la fiche d’habilitation sont  satisfaites ;</w:t>
            </w:r>
          </w:p>
          <w:p w14:paraId="772F9D77" w14:textId="77777777" w:rsidR="00D10D57" w:rsidRDefault="00D10D57" w:rsidP="00B567D0">
            <w:pPr>
              <w:pStyle w:val="Paragraphedeliste"/>
              <w:numPr>
                <w:ilvl w:val="0"/>
                <w:numId w:val="18"/>
              </w:numPr>
            </w:pPr>
            <w:r>
              <w:t>La colonne « Fiche d’habilitation » n’affichera une icône « Checklist » que lorsque la fiche d’habilitation du personnel a été créée</w:t>
            </w:r>
          </w:p>
          <w:p w14:paraId="78B8C794" w14:textId="77777777" w:rsidR="00D10D57" w:rsidRDefault="00D10D57" w:rsidP="00B567D0">
            <w:pPr>
              <w:pStyle w:val="Paragraphedeliste"/>
              <w:numPr>
                <w:ilvl w:val="0"/>
                <w:numId w:val="18"/>
              </w:numPr>
            </w:pPr>
            <w:r>
              <w:t>L’icône « Checklist » affichera au clic la fiche d’habilitation du personnel concerné</w:t>
            </w:r>
          </w:p>
        </w:tc>
      </w:tr>
    </w:tbl>
    <w:p w14:paraId="5925BC30" w14:textId="77777777" w:rsidR="00D10D57" w:rsidRDefault="00D10D57" w:rsidP="00D10D57"/>
    <w:p w14:paraId="17B17194" w14:textId="77777777" w:rsidR="00D10D57" w:rsidRPr="006C19CD" w:rsidRDefault="00D10D57" w:rsidP="00D10D57"/>
    <w:p w14:paraId="0D5F0313" w14:textId="77777777" w:rsidR="00D10D57" w:rsidRDefault="00D10D57" w:rsidP="00D10D57"/>
    <w:p w14:paraId="1105AE3F" w14:textId="77777777" w:rsidR="00D10D57" w:rsidRDefault="00D10D57" w:rsidP="009561F2">
      <w:pPr>
        <w:pStyle w:val="Titre4"/>
      </w:pPr>
      <w:bookmarkStart w:id="82" w:name="_Toc76128501"/>
      <w:r>
        <w:t>A désactiver</w:t>
      </w:r>
      <w:bookmarkEnd w:id="82"/>
    </w:p>
    <w:p w14:paraId="21FA5F29" w14:textId="77777777" w:rsidR="00D10D57" w:rsidRPr="00AE09EA" w:rsidRDefault="00D10D57" w:rsidP="00D10D57">
      <w:r>
        <w:t>La présentation de la liste est suggérée comme suit :</w:t>
      </w:r>
    </w:p>
    <w:p w14:paraId="1D216B2F" w14:textId="77777777" w:rsidR="00D10D57" w:rsidRDefault="00D10D57" w:rsidP="00D10D57">
      <w:pPr>
        <w:pStyle w:val="Lgende"/>
      </w:pPr>
    </w:p>
    <w:p w14:paraId="2619A1E6" w14:textId="77777777" w:rsidR="00D10D57" w:rsidRDefault="00D10D57" w:rsidP="00D10D57">
      <w:pPr>
        <w:pStyle w:val="Lgende"/>
        <w:rPr>
          <w:i w:val="0"/>
        </w:rPr>
      </w:pPr>
      <w:bookmarkStart w:id="83" w:name="_Toc75871458"/>
      <w:r w:rsidRPr="00273801">
        <w:rPr>
          <w:noProof/>
          <w:lang w:val="en-US"/>
        </w:rPr>
        <w:drawing>
          <wp:inline distT="0" distB="0" distL="0" distR="0" wp14:anchorId="1E827E72" wp14:editId="0F3995DD">
            <wp:extent cx="5760720" cy="324040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ste à désactiver.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064B465" w14:textId="77777777" w:rsidR="00D10D57" w:rsidRPr="00D10D57" w:rsidRDefault="00D10D57" w:rsidP="00D10D57">
      <w:pPr>
        <w:pStyle w:val="Lgende"/>
      </w:pPr>
      <w:bookmarkStart w:id="84" w:name="_Toc76128531"/>
      <w:r>
        <w:t xml:space="preserve">Figure </w:t>
      </w:r>
      <w:fldSimple w:instr=" SEQ Figure \* ARABIC ">
        <w:r w:rsidR="001C3B3A">
          <w:rPr>
            <w:noProof/>
          </w:rPr>
          <w:t>15</w:t>
        </w:r>
      </w:fldSimple>
      <w:r>
        <w:t xml:space="preserve">: </w:t>
      </w:r>
      <w:r w:rsidRPr="00492BB8">
        <w:t>Liste des personnes à désactiver</w:t>
      </w:r>
      <w:bookmarkEnd w:id="84"/>
    </w:p>
    <w:bookmarkEnd w:id="83"/>
    <w:p w14:paraId="7269573D" w14:textId="77777777" w:rsidR="00D10D57" w:rsidRDefault="00D10D57" w:rsidP="00D10D57">
      <w:pPr>
        <w:pStyle w:val="Lgende"/>
      </w:pPr>
    </w:p>
    <w:p w14:paraId="4E44A31D" w14:textId="77777777" w:rsidR="00D10D57" w:rsidRPr="004F3360" w:rsidRDefault="00D10D57" w:rsidP="00D10D57"/>
    <w:p w14:paraId="3A32755D" w14:textId="77777777" w:rsidR="00D10D57" w:rsidRDefault="00D10D57" w:rsidP="00D10D57"/>
    <w:p w14:paraId="3CCD44DB" w14:textId="77777777" w:rsidR="00D10D57" w:rsidRDefault="00D10D57" w:rsidP="00D10D57">
      <w:commentRangeStart w:id="85"/>
      <w:r w:rsidRPr="00091B25">
        <w:rPr>
          <w:noProof/>
          <w:lang w:val="en-US"/>
        </w:rPr>
        <w:lastRenderedPageBreak/>
        <w:drawing>
          <wp:inline distT="0" distB="0" distL="0" distR="0" wp14:anchorId="4F9B51FF" wp14:editId="14A593A8">
            <wp:extent cx="5760321" cy="3240133"/>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uthentification procédé désactivation.png"/>
                    <pic:cNvPicPr/>
                  </pic:nvPicPr>
                  <pic:blipFill>
                    <a:blip r:embed="rId36">
                      <a:extLst>
                        <a:ext uri="{28A0092B-C50C-407E-A947-70E740481C1C}">
                          <a14:useLocalDpi xmlns:a14="http://schemas.microsoft.com/office/drawing/2010/main" val="0"/>
                        </a:ext>
                      </a:extLst>
                    </a:blip>
                    <a:stretch>
                      <a:fillRect/>
                    </a:stretch>
                  </pic:blipFill>
                  <pic:spPr>
                    <a:xfrm>
                      <a:off x="0" y="0"/>
                      <a:ext cx="5760321" cy="3240133"/>
                    </a:xfrm>
                    <a:prstGeom prst="rect">
                      <a:avLst/>
                    </a:prstGeom>
                  </pic:spPr>
                </pic:pic>
              </a:graphicData>
            </a:graphic>
          </wp:inline>
        </w:drawing>
      </w:r>
      <w:commentRangeEnd w:id="85"/>
      <w:r w:rsidR="00D91FC9">
        <w:rPr>
          <w:rStyle w:val="Marquedecommentaire"/>
        </w:rPr>
        <w:commentReference w:id="85"/>
      </w:r>
    </w:p>
    <w:p w14:paraId="29D757C2" w14:textId="77777777" w:rsidR="00D10D57" w:rsidRDefault="00D10D57" w:rsidP="00D10D57">
      <w:pPr>
        <w:pStyle w:val="Lgende"/>
      </w:pPr>
      <w:bookmarkStart w:id="86" w:name="_Toc76128532"/>
      <w:r>
        <w:t xml:space="preserve">Figure </w:t>
      </w:r>
      <w:fldSimple w:instr=" SEQ Figure \* ARABIC ">
        <w:r w:rsidR="001C3B3A">
          <w:rPr>
            <w:noProof/>
          </w:rPr>
          <w:t>16</w:t>
        </w:r>
      </w:fldSimple>
      <w:r>
        <w:t xml:space="preserve">: </w:t>
      </w:r>
      <w:r w:rsidRPr="004B0AEF">
        <w:t>Demande d'authentification pour procéder à la désactivation</w:t>
      </w:r>
      <w:bookmarkEnd w:id="86"/>
    </w:p>
    <w:p w14:paraId="454E6AEB" w14:textId="77777777" w:rsidR="00D10D57" w:rsidRDefault="00D10D57" w:rsidP="00D10D57"/>
    <w:p w14:paraId="6C68911C" w14:textId="77777777" w:rsidR="00D10D57" w:rsidRPr="00BC59E2" w:rsidRDefault="00D10D57" w:rsidP="00D10D57">
      <w:pPr>
        <w:pStyle w:val="Lgende"/>
      </w:pPr>
    </w:p>
    <w:tbl>
      <w:tblPr>
        <w:tblStyle w:val="Grilledutableau"/>
        <w:tblW w:w="0" w:type="auto"/>
        <w:tblLook w:val="04A0" w:firstRow="1" w:lastRow="0" w:firstColumn="1" w:lastColumn="0" w:noHBand="0" w:noVBand="1"/>
      </w:tblPr>
      <w:tblGrid>
        <w:gridCol w:w="2689"/>
        <w:gridCol w:w="6373"/>
      </w:tblGrid>
      <w:tr w:rsidR="00D10D57" w14:paraId="7C356B7B" w14:textId="77777777" w:rsidTr="00FE542D">
        <w:tc>
          <w:tcPr>
            <w:tcW w:w="9062" w:type="dxa"/>
            <w:gridSpan w:val="2"/>
          </w:tcPr>
          <w:p w14:paraId="0293D3EA" w14:textId="77777777" w:rsidR="00D10D57" w:rsidRPr="00E75D78" w:rsidRDefault="00D10D57" w:rsidP="00D10D57">
            <w:pPr>
              <w:jc w:val="center"/>
              <w:rPr>
                <w:b/>
              </w:rPr>
            </w:pPr>
            <w:r w:rsidRPr="00E75D78">
              <w:rPr>
                <w:b/>
              </w:rPr>
              <w:t>Fiche de description de fonctionnalité</w:t>
            </w:r>
          </w:p>
        </w:tc>
      </w:tr>
      <w:tr w:rsidR="00D10D57" w14:paraId="69DA8D30" w14:textId="77777777" w:rsidTr="00FE542D">
        <w:tc>
          <w:tcPr>
            <w:tcW w:w="2689" w:type="dxa"/>
          </w:tcPr>
          <w:p w14:paraId="286945B9" w14:textId="77777777" w:rsidR="00D10D57" w:rsidRDefault="00D10D57" w:rsidP="00D10D57">
            <w:r w:rsidRPr="00BE0BD5">
              <w:rPr>
                <w:b/>
              </w:rPr>
              <w:t>Nom de la fonctionnalité</w:t>
            </w:r>
          </w:p>
        </w:tc>
        <w:tc>
          <w:tcPr>
            <w:tcW w:w="6373" w:type="dxa"/>
          </w:tcPr>
          <w:p w14:paraId="69A4944F" w14:textId="77777777" w:rsidR="00D10D57" w:rsidRDefault="00D10D57" w:rsidP="00D10D57">
            <w:r>
              <w:t>Affichage de la liste du personnel à désactiver</w:t>
            </w:r>
          </w:p>
        </w:tc>
      </w:tr>
      <w:tr w:rsidR="00D10D57" w14:paraId="554E6502" w14:textId="77777777" w:rsidTr="00FE542D">
        <w:tc>
          <w:tcPr>
            <w:tcW w:w="2689" w:type="dxa"/>
          </w:tcPr>
          <w:p w14:paraId="00675943" w14:textId="77777777" w:rsidR="00D10D57" w:rsidRDefault="00D10D57" w:rsidP="00D10D57">
            <w:r w:rsidRPr="001B2B57">
              <w:rPr>
                <w:b/>
              </w:rPr>
              <w:t>Fonctionnalités attendues</w:t>
            </w:r>
          </w:p>
        </w:tc>
        <w:tc>
          <w:tcPr>
            <w:tcW w:w="6373" w:type="dxa"/>
          </w:tcPr>
          <w:p w14:paraId="17D80542" w14:textId="77777777" w:rsidR="00D10D57" w:rsidRDefault="00D10D57" w:rsidP="00D10D57">
            <w:r>
              <w:t>La liste devra afficher les personnels qui sont à désactiver</w:t>
            </w:r>
          </w:p>
        </w:tc>
      </w:tr>
      <w:tr w:rsidR="00D10D57" w14:paraId="5FADF6CD" w14:textId="77777777" w:rsidTr="00FE542D">
        <w:tc>
          <w:tcPr>
            <w:tcW w:w="2689" w:type="dxa"/>
          </w:tcPr>
          <w:p w14:paraId="3B85D021" w14:textId="77777777" w:rsidR="00D10D57" w:rsidRDefault="00D10D57" w:rsidP="00D10D57">
            <w:pPr>
              <w:rPr>
                <w:b/>
              </w:rPr>
            </w:pPr>
            <w:r>
              <w:rPr>
                <w:b/>
              </w:rPr>
              <w:t>Composants</w:t>
            </w:r>
          </w:p>
        </w:tc>
        <w:tc>
          <w:tcPr>
            <w:tcW w:w="6373" w:type="dxa"/>
          </w:tcPr>
          <w:p w14:paraId="178E5C34" w14:textId="77777777" w:rsidR="00D10D57" w:rsidRDefault="00D10D57" w:rsidP="00D10D57">
            <w:r>
              <w:t>Cet onglet présente une liste des personnes à désactiver puisqu’ils vont quitter FTHM :</w:t>
            </w:r>
          </w:p>
          <w:p w14:paraId="4B74050A" w14:textId="77777777" w:rsidR="00D10D57" w:rsidRDefault="00D10D57" w:rsidP="00B567D0">
            <w:pPr>
              <w:pStyle w:val="Paragraphedeliste"/>
              <w:numPr>
                <w:ilvl w:val="0"/>
                <w:numId w:val="1"/>
              </w:numPr>
            </w:pPr>
            <w:r>
              <w:t>Le prénom et le nom de la personne à désactiver</w:t>
            </w:r>
          </w:p>
          <w:p w14:paraId="3CF23BC8" w14:textId="77777777" w:rsidR="00D10D57" w:rsidRDefault="00D10D57" w:rsidP="00B567D0">
            <w:pPr>
              <w:pStyle w:val="Paragraphedeliste"/>
              <w:numPr>
                <w:ilvl w:val="0"/>
                <w:numId w:val="1"/>
              </w:numPr>
            </w:pPr>
            <w:r>
              <w:t>Une puce à cocher pour procéder à la désactivation</w:t>
            </w:r>
          </w:p>
          <w:p w14:paraId="33EC37C1" w14:textId="77777777" w:rsidR="00D10D57" w:rsidRDefault="00D10D57" w:rsidP="00B567D0">
            <w:pPr>
              <w:pStyle w:val="Paragraphedeliste"/>
              <w:numPr>
                <w:ilvl w:val="0"/>
                <w:numId w:val="1"/>
              </w:numPr>
            </w:pPr>
            <w:r>
              <w:t xml:space="preserve">Un bouton « Tout sélectionner » </w:t>
            </w:r>
          </w:p>
          <w:p w14:paraId="0823C7A0" w14:textId="77777777" w:rsidR="00D10D57" w:rsidRDefault="00D10D57" w:rsidP="00B567D0">
            <w:pPr>
              <w:pStyle w:val="Paragraphedeliste"/>
              <w:numPr>
                <w:ilvl w:val="0"/>
                <w:numId w:val="1"/>
              </w:numPr>
            </w:pPr>
            <w:r>
              <w:t>Un bouton « Procéder » qui permet de procéder à la désactivation. Elle ouvre une boîte de dialogue de demande d’authentification.</w:t>
            </w:r>
          </w:p>
        </w:tc>
      </w:tr>
      <w:tr w:rsidR="00D10D57" w14:paraId="7D11EDE4" w14:textId="77777777" w:rsidTr="00FE542D">
        <w:tc>
          <w:tcPr>
            <w:tcW w:w="2689" w:type="dxa"/>
          </w:tcPr>
          <w:p w14:paraId="2FE200B9" w14:textId="77777777" w:rsidR="00D10D57" w:rsidRDefault="00D10D57" w:rsidP="00D10D57">
            <w:pPr>
              <w:rPr>
                <w:b/>
              </w:rPr>
            </w:pPr>
            <w:r w:rsidRPr="0038344E">
              <w:rPr>
                <w:b/>
              </w:rPr>
              <w:t>Règles de gestion</w:t>
            </w:r>
          </w:p>
        </w:tc>
        <w:tc>
          <w:tcPr>
            <w:tcW w:w="6373" w:type="dxa"/>
          </w:tcPr>
          <w:p w14:paraId="0C42826A" w14:textId="77777777" w:rsidR="00D10D57" w:rsidRDefault="00D10D57" w:rsidP="00B567D0">
            <w:pPr>
              <w:pStyle w:val="Paragraphedeliste"/>
              <w:numPr>
                <w:ilvl w:val="0"/>
                <w:numId w:val="19"/>
              </w:numPr>
            </w:pPr>
            <w:r>
              <w:t>Seuls les personnels qui ont été supprimés ou ont déjà une fiche de déshabilitation doivent apparaître dans la liste des personnels à désactiver</w:t>
            </w:r>
          </w:p>
          <w:p w14:paraId="6E91E1BD" w14:textId="77777777" w:rsidR="00D10D57" w:rsidRDefault="00D10D57" w:rsidP="00B567D0">
            <w:pPr>
              <w:pStyle w:val="Paragraphedeliste"/>
              <w:numPr>
                <w:ilvl w:val="0"/>
                <w:numId w:val="19"/>
              </w:numPr>
            </w:pPr>
            <w:r>
              <w:t>Seul un administrateur IT possède les privilèges de désactiver une personne. Il doit s’authentifier avant de pouvoir effectuer l’action afin d’assurer qu’il s’agit bien d’un administrateur IT.</w:t>
            </w:r>
          </w:p>
          <w:p w14:paraId="6D8E0991" w14:textId="77777777" w:rsidR="00D10D57" w:rsidRDefault="00D10D57" w:rsidP="00B567D0">
            <w:pPr>
              <w:pStyle w:val="Paragraphedeliste"/>
              <w:numPr>
                <w:ilvl w:val="0"/>
                <w:numId w:val="19"/>
              </w:numPr>
            </w:pPr>
            <w:r>
              <w:t>Si l’utilisateur qui s’authentifie lors de la désactivation d’une personne n’est pas du département IT, une erreur comme suit apparaît : « Vous n’êtes pas habilité à effectuer la désactivation du personnel ! »</w:t>
            </w:r>
          </w:p>
        </w:tc>
      </w:tr>
    </w:tbl>
    <w:p w14:paraId="33E04B86" w14:textId="77777777" w:rsidR="00D10D57" w:rsidRPr="0099435C" w:rsidRDefault="00D10D57" w:rsidP="00D10D57"/>
    <w:p w14:paraId="3EBE2BB9" w14:textId="77777777" w:rsidR="00D10D57" w:rsidRDefault="00D10D57" w:rsidP="009561F2">
      <w:pPr>
        <w:pStyle w:val="Titre4"/>
      </w:pPr>
      <w:bookmarkStart w:id="87" w:name="_Toc76128502"/>
      <w:r>
        <w:t>Déshabilités</w:t>
      </w:r>
      <w:bookmarkEnd w:id="87"/>
    </w:p>
    <w:p w14:paraId="20A01C18" w14:textId="77777777" w:rsidR="00D10D57" w:rsidRPr="00AE09EA" w:rsidRDefault="00D10D57" w:rsidP="00D10D57">
      <w:pPr>
        <w:ind w:firstLine="426"/>
      </w:pPr>
      <w:r>
        <w:t>La présentation de la liste est suggérée comme suit :</w:t>
      </w:r>
    </w:p>
    <w:p w14:paraId="39628DED" w14:textId="77777777" w:rsidR="00D10D57" w:rsidRDefault="00D10D57" w:rsidP="00D10D57">
      <w:pPr>
        <w:keepNext/>
      </w:pPr>
      <w:r>
        <w:rPr>
          <w:noProof/>
          <w:lang w:val="en-US"/>
        </w:rPr>
        <w:lastRenderedPageBreak/>
        <w:drawing>
          <wp:inline distT="0" distB="0" distL="0" distR="0" wp14:anchorId="2F1E5CB7" wp14:editId="3AD7934D">
            <wp:extent cx="5760720" cy="324040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iste des déshabilités.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14EB8256" w14:textId="77777777" w:rsidR="00D10D57" w:rsidRDefault="00D10D57" w:rsidP="00D10D57">
      <w:pPr>
        <w:pStyle w:val="Lgende"/>
      </w:pPr>
      <w:bookmarkStart w:id="88" w:name="_Toc76128533"/>
      <w:r>
        <w:t xml:space="preserve">Figure </w:t>
      </w:r>
      <w:fldSimple w:instr=" SEQ Figure \* ARABIC ">
        <w:r w:rsidR="001C3B3A">
          <w:rPr>
            <w:noProof/>
          </w:rPr>
          <w:t>17</w:t>
        </w:r>
      </w:fldSimple>
      <w:r>
        <w:t xml:space="preserve">: </w:t>
      </w:r>
      <w:r w:rsidRPr="002F2936">
        <w:t>Liste des déshabilités</w:t>
      </w:r>
      <w:bookmarkEnd w:id="88"/>
    </w:p>
    <w:p w14:paraId="29F3CA6D" w14:textId="77777777" w:rsidR="00D10D57" w:rsidRDefault="00D10D57" w:rsidP="00D10D57">
      <w:pPr>
        <w:keepNext/>
      </w:pPr>
    </w:p>
    <w:p w14:paraId="08A97F62" w14:textId="77777777" w:rsidR="00D10D57" w:rsidRDefault="00D10D57" w:rsidP="00D10D57">
      <w:pPr>
        <w:keepNext/>
      </w:pPr>
    </w:p>
    <w:p w14:paraId="69888686" w14:textId="77777777" w:rsidR="00D10D57" w:rsidRDefault="00D10D57" w:rsidP="00D10D57"/>
    <w:tbl>
      <w:tblPr>
        <w:tblStyle w:val="Grilledutableau"/>
        <w:tblW w:w="0" w:type="auto"/>
        <w:tblLook w:val="04A0" w:firstRow="1" w:lastRow="0" w:firstColumn="1" w:lastColumn="0" w:noHBand="0" w:noVBand="1"/>
      </w:tblPr>
      <w:tblGrid>
        <w:gridCol w:w="2689"/>
        <w:gridCol w:w="6373"/>
      </w:tblGrid>
      <w:tr w:rsidR="00D10D57" w14:paraId="7F9511EB" w14:textId="77777777" w:rsidTr="00FE542D">
        <w:tc>
          <w:tcPr>
            <w:tcW w:w="9062" w:type="dxa"/>
            <w:gridSpan w:val="2"/>
          </w:tcPr>
          <w:p w14:paraId="359DBE2A" w14:textId="77777777" w:rsidR="00D10D57" w:rsidRDefault="00D10D57" w:rsidP="00D10D57">
            <w:pPr>
              <w:jc w:val="center"/>
            </w:pPr>
            <w:r>
              <w:t>Fiche de description de fonctionnalité</w:t>
            </w:r>
          </w:p>
        </w:tc>
      </w:tr>
      <w:tr w:rsidR="00D10D57" w14:paraId="3B3A16B3" w14:textId="77777777" w:rsidTr="00FE542D">
        <w:tc>
          <w:tcPr>
            <w:tcW w:w="2689" w:type="dxa"/>
          </w:tcPr>
          <w:p w14:paraId="14DD5B36" w14:textId="77777777" w:rsidR="00D10D57" w:rsidRDefault="00D10D57" w:rsidP="00D10D57">
            <w:r w:rsidRPr="00BE0BD5">
              <w:rPr>
                <w:b/>
              </w:rPr>
              <w:t>Nom de la fonctionnalité</w:t>
            </w:r>
          </w:p>
        </w:tc>
        <w:tc>
          <w:tcPr>
            <w:tcW w:w="6373" w:type="dxa"/>
          </w:tcPr>
          <w:p w14:paraId="0B00DD65" w14:textId="77777777" w:rsidR="00D10D57" w:rsidRDefault="00D10D57" w:rsidP="00D10D57">
            <w:r>
              <w:t>Affichage de la liste du personnel déshabilités</w:t>
            </w:r>
          </w:p>
        </w:tc>
      </w:tr>
      <w:tr w:rsidR="00D10D57" w14:paraId="266B0887" w14:textId="77777777" w:rsidTr="00FE542D">
        <w:tc>
          <w:tcPr>
            <w:tcW w:w="2689" w:type="dxa"/>
          </w:tcPr>
          <w:p w14:paraId="3E85B4E8" w14:textId="77777777" w:rsidR="00D10D57" w:rsidRDefault="00D10D57" w:rsidP="00D10D57">
            <w:r w:rsidRPr="001B2B57">
              <w:rPr>
                <w:b/>
              </w:rPr>
              <w:t>Fonctionnalités attendues</w:t>
            </w:r>
          </w:p>
        </w:tc>
        <w:tc>
          <w:tcPr>
            <w:tcW w:w="6373" w:type="dxa"/>
          </w:tcPr>
          <w:p w14:paraId="2A7A06FE" w14:textId="77777777" w:rsidR="00D10D57" w:rsidRDefault="00D10D57" w:rsidP="00D10D57">
            <w:r>
              <w:t>La liste devra afficher les personnels qui ont été déshabilités sur les trois (3) derniers mois</w:t>
            </w:r>
          </w:p>
        </w:tc>
      </w:tr>
      <w:tr w:rsidR="00D10D57" w14:paraId="1561233B" w14:textId="77777777" w:rsidTr="00FE542D">
        <w:tc>
          <w:tcPr>
            <w:tcW w:w="2689" w:type="dxa"/>
          </w:tcPr>
          <w:p w14:paraId="7332FD1B" w14:textId="77777777" w:rsidR="00D10D57" w:rsidRDefault="00D10D57" w:rsidP="00D10D57">
            <w:pPr>
              <w:rPr>
                <w:b/>
              </w:rPr>
            </w:pPr>
            <w:r>
              <w:rPr>
                <w:b/>
              </w:rPr>
              <w:t>Composants</w:t>
            </w:r>
          </w:p>
        </w:tc>
        <w:tc>
          <w:tcPr>
            <w:tcW w:w="6373" w:type="dxa"/>
          </w:tcPr>
          <w:p w14:paraId="0624DB64" w14:textId="77777777" w:rsidR="00D10D57" w:rsidRDefault="00D10D57" w:rsidP="00D10D57">
            <w:r>
              <w:t>Cet onglet présente une liste des personnes déshabilitées avec :</w:t>
            </w:r>
          </w:p>
          <w:p w14:paraId="4F013211" w14:textId="77777777" w:rsidR="00D10D57" w:rsidRDefault="00D10D57" w:rsidP="00B567D0">
            <w:pPr>
              <w:pStyle w:val="Paragraphedeliste"/>
              <w:numPr>
                <w:ilvl w:val="0"/>
                <w:numId w:val="1"/>
              </w:numPr>
            </w:pPr>
            <w:r>
              <w:t>Une colonne « Prénom et le nom » de la personne déshabilitée</w:t>
            </w:r>
          </w:p>
          <w:p w14:paraId="7BEA8C7D" w14:textId="77777777" w:rsidR="00D10D57" w:rsidRDefault="00D10D57" w:rsidP="00B567D0">
            <w:pPr>
              <w:pStyle w:val="Paragraphedeliste"/>
              <w:numPr>
                <w:ilvl w:val="0"/>
                <w:numId w:val="1"/>
              </w:numPr>
            </w:pPr>
            <w:r>
              <w:t>Une colonne « Désactivé » indiquant si la personne a été déshabilitée ou non</w:t>
            </w:r>
          </w:p>
          <w:p w14:paraId="701CA133" w14:textId="77777777" w:rsidR="00D10D57" w:rsidRDefault="00D10D57" w:rsidP="00B567D0">
            <w:pPr>
              <w:pStyle w:val="Paragraphedeliste"/>
              <w:numPr>
                <w:ilvl w:val="0"/>
                <w:numId w:val="1"/>
              </w:numPr>
            </w:pPr>
            <w:r>
              <w:t>Une colonne « Checklist » indiquant qu’une personne possède une fiche de déshabilitation ou non</w:t>
            </w:r>
          </w:p>
        </w:tc>
      </w:tr>
      <w:tr w:rsidR="00D10D57" w14:paraId="3D1EE95D" w14:textId="77777777" w:rsidTr="00FE542D">
        <w:tc>
          <w:tcPr>
            <w:tcW w:w="2689" w:type="dxa"/>
          </w:tcPr>
          <w:p w14:paraId="4A915218" w14:textId="77777777" w:rsidR="00D10D57" w:rsidRDefault="00D10D57" w:rsidP="00D10D57">
            <w:pPr>
              <w:rPr>
                <w:b/>
              </w:rPr>
            </w:pPr>
            <w:r w:rsidRPr="0038344E">
              <w:rPr>
                <w:b/>
              </w:rPr>
              <w:t>Règles de gestion</w:t>
            </w:r>
          </w:p>
        </w:tc>
        <w:tc>
          <w:tcPr>
            <w:tcW w:w="6373" w:type="dxa"/>
          </w:tcPr>
          <w:p w14:paraId="44073D62" w14:textId="77777777" w:rsidR="00D10D57" w:rsidRDefault="00D10D57" w:rsidP="00B567D0">
            <w:pPr>
              <w:pStyle w:val="Paragraphedeliste"/>
              <w:numPr>
                <w:ilvl w:val="0"/>
                <w:numId w:val="19"/>
              </w:numPr>
            </w:pPr>
            <w:r>
              <w:t>Seuls les personnels qui ont été supprimés ou ont déjà une fiche de déshabilitation doivent apparaître dans la liste des personnels à désactiver</w:t>
            </w:r>
          </w:p>
          <w:p w14:paraId="64CAAA32" w14:textId="77777777" w:rsidR="00D10D57" w:rsidRDefault="00D10D57" w:rsidP="00B567D0">
            <w:pPr>
              <w:pStyle w:val="Paragraphedeliste"/>
              <w:numPr>
                <w:ilvl w:val="0"/>
                <w:numId w:val="19"/>
              </w:numPr>
            </w:pPr>
            <w:r>
              <w:t>Seul un administrateur IT possède les privilèges de désactiver une personne. Il doit s’authentifier avant de pouvoir effectuer l’action afin d’assurer qu’il s’agit bien d’un administrateur IT.</w:t>
            </w:r>
          </w:p>
          <w:p w14:paraId="4DF038F3" w14:textId="77777777" w:rsidR="00D10D57" w:rsidRDefault="00D10D57" w:rsidP="00B567D0">
            <w:pPr>
              <w:pStyle w:val="Paragraphedeliste"/>
              <w:numPr>
                <w:ilvl w:val="0"/>
                <w:numId w:val="19"/>
              </w:numPr>
            </w:pPr>
            <w:r>
              <w:t>Trombinoscope enverra un mail au manager ou associé du personnel à désactiver tous les deux (2) semaines si aucune fiche de déshabilitation n’est encore présente</w:t>
            </w:r>
          </w:p>
          <w:p w14:paraId="13C594A0" w14:textId="77777777" w:rsidR="00D10D57" w:rsidRDefault="00D10D57" w:rsidP="00B567D0">
            <w:pPr>
              <w:pStyle w:val="Paragraphedeliste"/>
              <w:numPr>
                <w:ilvl w:val="0"/>
                <w:numId w:val="19"/>
              </w:numPr>
            </w:pPr>
            <w:commentRangeStart w:id="89"/>
            <w:r>
              <w:t>L’icône dans la colonne « Désactivée » sera de couleur rouge si la personne a été désactivée mais n’a pas encore de fiche de déshabilitation</w:t>
            </w:r>
            <w:commentRangeEnd w:id="89"/>
            <w:r w:rsidR="00D91FC9">
              <w:rPr>
                <w:rStyle w:val="Marquedecommentaire"/>
              </w:rPr>
              <w:commentReference w:id="89"/>
            </w:r>
          </w:p>
          <w:p w14:paraId="1DE38981" w14:textId="77777777" w:rsidR="00D10D57" w:rsidRDefault="00D10D57" w:rsidP="00B567D0">
            <w:pPr>
              <w:pStyle w:val="Paragraphedeliste"/>
              <w:numPr>
                <w:ilvl w:val="0"/>
                <w:numId w:val="19"/>
              </w:numPr>
            </w:pPr>
            <w:r>
              <w:lastRenderedPageBreak/>
              <w:t>L’icône dans la colonne « Désactivée » sera de couleur vert quand la personne a été désactivée et qu’il a une fiche de déshabilitation</w:t>
            </w:r>
          </w:p>
        </w:tc>
      </w:tr>
    </w:tbl>
    <w:p w14:paraId="65EB63E8" w14:textId="77777777" w:rsidR="00D10D57" w:rsidRDefault="00D10D57" w:rsidP="00D10D57"/>
    <w:p w14:paraId="1264B44B" w14:textId="77777777" w:rsidR="00D10D57" w:rsidRDefault="00D10D57" w:rsidP="00D10D57"/>
    <w:p w14:paraId="3C656222" w14:textId="77777777" w:rsidR="00D10D57" w:rsidRDefault="00D10D57" w:rsidP="00D10D57">
      <w:pPr>
        <w:pStyle w:val="Titre3"/>
      </w:pPr>
      <w:bookmarkStart w:id="90" w:name="_Toc76128503"/>
      <w:r>
        <w:t>Restaurer les personnes archivées</w:t>
      </w:r>
      <w:bookmarkEnd w:id="90"/>
    </w:p>
    <w:p w14:paraId="187297BB" w14:textId="77777777" w:rsidR="00D10D57" w:rsidRDefault="00D10D57" w:rsidP="00D10D57">
      <w:r>
        <w:tab/>
        <w:t>La page de restauration est suggérée comme suit :</w:t>
      </w:r>
    </w:p>
    <w:p w14:paraId="7F33B18E" w14:textId="77777777" w:rsidR="00D10D57" w:rsidRDefault="00D10D57" w:rsidP="00D10D57">
      <w:r>
        <w:rPr>
          <w:noProof/>
          <w:lang w:val="en-US"/>
        </w:rPr>
        <w:drawing>
          <wp:inline distT="0" distB="0" distL="0" distR="0" wp14:anchorId="7B3ABB00" wp14:editId="1724DA86">
            <wp:extent cx="5760720" cy="324040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uration.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D2F7F81" w14:textId="77777777" w:rsidR="00D10D57" w:rsidRDefault="00D10D57" w:rsidP="00D10D57">
      <w:pPr>
        <w:pStyle w:val="Lgende"/>
      </w:pPr>
      <w:bookmarkStart w:id="91" w:name="_Toc76128534"/>
      <w:r>
        <w:t xml:space="preserve">Figure </w:t>
      </w:r>
      <w:fldSimple w:instr=" SEQ Figure \* ARABIC ">
        <w:r w:rsidR="001C3B3A">
          <w:rPr>
            <w:noProof/>
          </w:rPr>
          <w:t>18</w:t>
        </w:r>
      </w:fldSimple>
      <w:r>
        <w:t xml:space="preserve">: </w:t>
      </w:r>
      <w:r w:rsidRPr="00BE6473">
        <w:t>Présentation de l'archive</w:t>
      </w:r>
      <w:bookmarkEnd w:id="91"/>
    </w:p>
    <w:p w14:paraId="223B7FDC" w14:textId="77777777" w:rsidR="00D10D57" w:rsidRDefault="00D10D57" w:rsidP="00D10D57"/>
    <w:p w14:paraId="5FA4E879" w14:textId="77777777" w:rsidR="00D10D57" w:rsidRDefault="00D10D57" w:rsidP="00D10D57"/>
    <w:p w14:paraId="547743B8" w14:textId="77777777" w:rsidR="00D10D57" w:rsidRDefault="00D10D57" w:rsidP="00D10D57"/>
    <w:tbl>
      <w:tblPr>
        <w:tblStyle w:val="Grilledutableau"/>
        <w:tblW w:w="0" w:type="auto"/>
        <w:tblLook w:val="04A0" w:firstRow="1" w:lastRow="0" w:firstColumn="1" w:lastColumn="0" w:noHBand="0" w:noVBand="1"/>
      </w:tblPr>
      <w:tblGrid>
        <w:gridCol w:w="2689"/>
        <w:gridCol w:w="6373"/>
      </w:tblGrid>
      <w:tr w:rsidR="00D10D57" w14:paraId="5773FA27" w14:textId="77777777" w:rsidTr="00FE542D">
        <w:tc>
          <w:tcPr>
            <w:tcW w:w="9062" w:type="dxa"/>
            <w:gridSpan w:val="2"/>
          </w:tcPr>
          <w:p w14:paraId="7E6DDAE8" w14:textId="77777777" w:rsidR="00D10D57" w:rsidRDefault="00D10D57" w:rsidP="00D10D57">
            <w:pPr>
              <w:jc w:val="center"/>
            </w:pPr>
            <w:r>
              <w:t>Fiche de description de fonctionnalité</w:t>
            </w:r>
          </w:p>
        </w:tc>
      </w:tr>
      <w:tr w:rsidR="00D10D57" w14:paraId="3DD145F5" w14:textId="77777777" w:rsidTr="00FE542D">
        <w:tc>
          <w:tcPr>
            <w:tcW w:w="2689" w:type="dxa"/>
          </w:tcPr>
          <w:p w14:paraId="17509E62" w14:textId="77777777" w:rsidR="00D10D57" w:rsidRDefault="00D10D57" w:rsidP="00D10D57">
            <w:r w:rsidRPr="00BE0BD5">
              <w:rPr>
                <w:b/>
              </w:rPr>
              <w:t>Nom de la fonctionnalité</w:t>
            </w:r>
          </w:p>
        </w:tc>
        <w:tc>
          <w:tcPr>
            <w:tcW w:w="6373" w:type="dxa"/>
          </w:tcPr>
          <w:p w14:paraId="0AD8E4E1" w14:textId="77777777" w:rsidR="00D10D57" w:rsidRDefault="00D10D57" w:rsidP="00D10D57">
            <w:r>
              <w:t>Restauration des personnes archivées</w:t>
            </w:r>
          </w:p>
        </w:tc>
      </w:tr>
      <w:tr w:rsidR="00D10D57" w14:paraId="5BCFA1EC" w14:textId="77777777" w:rsidTr="00FE542D">
        <w:tc>
          <w:tcPr>
            <w:tcW w:w="2689" w:type="dxa"/>
          </w:tcPr>
          <w:p w14:paraId="2075A704" w14:textId="77777777" w:rsidR="00D10D57" w:rsidRDefault="00D10D57" w:rsidP="00D10D57">
            <w:r w:rsidRPr="00BE0BD5">
              <w:rPr>
                <w:b/>
              </w:rPr>
              <w:t>Description sommaire</w:t>
            </w:r>
          </w:p>
        </w:tc>
        <w:tc>
          <w:tcPr>
            <w:tcW w:w="6373" w:type="dxa"/>
          </w:tcPr>
          <w:p w14:paraId="5C950437" w14:textId="77777777" w:rsidR="00D10D57" w:rsidRDefault="00D10D57" w:rsidP="00D10D57">
            <w:r>
              <w:t>Si un personnel est effacée de Trombinoscope, elle va dans les archives et peut être restaurée dans un délai de trois mois avant d’être supprimée définitivement.</w:t>
            </w:r>
          </w:p>
        </w:tc>
      </w:tr>
      <w:tr w:rsidR="00D10D57" w14:paraId="297D7285" w14:textId="77777777" w:rsidTr="00FE542D">
        <w:tc>
          <w:tcPr>
            <w:tcW w:w="2689" w:type="dxa"/>
          </w:tcPr>
          <w:p w14:paraId="4783C2CF" w14:textId="77777777" w:rsidR="00D10D57" w:rsidRDefault="00D10D57" w:rsidP="00D10D57">
            <w:r w:rsidRPr="001B2B57">
              <w:rPr>
                <w:b/>
              </w:rPr>
              <w:t>Fonctionnalités attendues</w:t>
            </w:r>
          </w:p>
        </w:tc>
        <w:tc>
          <w:tcPr>
            <w:tcW w:w="6373" w:type="dxa"/>
          </w:tcPr>
          <w:p w14:paraId="24D56481" w14:textId="77777777" w:rsidR="00D10D57" w:rsidRDefault="00D10D57" w:rsidP="00D10D57">
            <w:r>
              <w:t>Le système doit pouvoir restaurer une personne supprimée de Trombinoscope et réintégrer son département ou la section d’où elle avait été supprimée.</w:t>
            </w:r>
          </w:p>
        </w:tc>
      </w:tr>
      <w:tr w:rsidR="00D10D57" w14:paraId="555D4A86" w14:textId="77777777" w:rsidTr="00FE542D">
        <w:tc>
          <w:tcPr>
            <w:tcW w:w="2689" w:type="dxa"/>
          </w:tcPr>
          <w:p w14:paraId="4C9F20FF" w14:textId="77777777" w:rsidR="00D10D57" w:rsidRDefault="00D10D57" w:rsidP="00D10D57">
            <w:r>
              <w:rPr>
                <w:b/>
              </w:rPr>
              <w:t>Composants</w:t>
            </w:r>
          </w:p>
        </w:tc>
        <w:tc>
          <w:tcPr>
            <w:tcW w:w="6373" w:type="dxa"/>
          </w:tcPr>
          <w:p w14:paraId="0FC1B7D2" w14:textId="77777777" w:rsidR="00D10D57" w:rsidRDefault="00D10D57" w:rsidP="00D10D57">
            <w:r>
              <w:t>Une liste composée de :</w:t>
            </w:r>
          </w:p>
          <w:p w14:paraId="15B5BD52" w14:textId="77777777" w:rsidR="00D10D57" w:rsidRDefault="00D10D57" w:rsidP="00B567D0">
            <w:pPr>
              <w:pStyle w:val="Paragraphedeliste"/>
              <w:numPr>
                <w:ilvl w:val="0"/>
                <w:numId w:val="1"/>
              </w:numPr>
            </w:pPr>
            <w:r>
              <w:t>Prénom et nom de la personne archivée</w:t>
            </w:r>
          </w:p>
          <w:p w14:paraId="782CB7F2" w14:textId="77777777" w:rsidR="00D10D57" w:rsidRDefault="00D10D57" w:rsidP="00B567D0">
            <w:pPr>
              <w:pStyle w:val="Paragraphedeliste"/>
              <w:numPr>
                <w:ilvl w:val="0"/>
                <w:numId w:val="1"/>
              </w:numPr>
            </w:pPr>
            <w:r>
              <w:t>Puce à cocher pour marquer avant de restaurer</w:t>
            </w:r>
          </w:p>
          <w:p w14:paraId="6699B1DA" w14:textId="77777777" w:rsidR="00D10D57" w:rsidRDefault="00D10D57" w:rsidP="00B567D0">
            <w:pPr>
              <w:pStyle w:val="Paragraphedeliste"/>
              <w:numPr>
                <w:ilvl w:val="0"/>
                <w:numId w:val="1"/>
              </w:numPr>
            </w:pPr>
            <w:r>
              <w:t>Un bouton « tout sélectionner »</w:t>
            </w:r>
          </w:p>
          <w:p w14:paraId="3148EA9D" w14:textId="77777777" w:rsidR="00D10D57" w:rsidRDefault="00D10D57" w:rsidP="00B567D0">
            <w:pPr>
              <w:pStyle w:val="Paragraphedeliste"/>
              <w:numPr>
                <w:ilvl w:val="0"/>
                <w:numId w:val="1"/>
              </w:numPr>
            </w:pPr>
            <w:r>
              <w:t>Un bouton « Restaurer » qui remettra la personne supprimée dans Trombinoscope</w:t>
            </w:r>
          </w:p>
        </w:tc>
      </w:tr>
      <w:tr w:rsidR="00D10D57" w14:paraId="6D9627CF" w14:textId="77777777" w:rsidTr="00FE542D">
        <w:tc>
          <w:tcPr>
            <w:tcW w:w="2689" w:type="dxa"/>
          </w:tcPr>
          <w:p w14:paraId="7700C713" w14:textId="77777777" w:rsidR="00D10D57" w:rsidRDefault="00D10D57" w:rsidP="00D10D57">
            <w:r w:rsidRPr="0038344E">
              <w:rPr>
                <w:b/>
              </w:rPr>
              <w:t>Règles de gestion</w:t>
            </w:r>
          </w:p>
        </w:tc>
        <w:tc>
          <w:tcPr>
            <w:tcW w:w="6373" w:type="dxa"/>
          </w:tcPr>
          <w:p w14:paraId="73E22048" w14:textId="77777777" w:rsidR="00D10D57" w:rsidRDefault="00D10D57" w:rsidP="00B567D0">
            <w:pPr>
              <w:pStyle w:val="Paragraphedeliste"/>
              <w:numPr>
                <w:ilvl w:val="0"/>
                <w:numId w:val="11"/>
              </w:numPr>
              <w:jc w:val="both"/>
            </w:pPr>
            <w:r>
              <w:t>Il est possible de restaurer une personne dans un délai de trois mois.</w:t>
            </w:r>
          </w:p>
          <w:p w14:paraId="44FD5813" w14:textId="77777777" w:rsidR="00D10D57" w:rsidRDefault="00D10D57" w:rsidP="00B567D0">
            <w:pPr>
              <w:pStyle w:val="Paragraphedeliste"/>
              <w:numPr>
                <w:ilvl w:val="0"/>
                <w:numId w:val="11"/>
              </w:numPr>
              <w:jc w:val="both"/>
            </w:pPr>
            <w:r>
              <w:lastRenderedPageBreak/>
              <w:t>La restauration s’applique uniquement aux personnels qui ont été supprimés par faute de manipulation</w:t>
            </w:r>
          </w:p>
          <w:p w14:paraId="4628BCB9" w14:textId="77777777" w:rsidR="00D10D57" w:rsidRDefault="00D10D57" w:rsidP="00B567D0">
            <w:pPr>
              <w:pStyle w:val="Paragraphedeliste"/>
              <w:numPr>
                <w:ilvl w:val="0"/>
                <w:numId w:val="11"/>
              </w:numPr>
              <w:jc w:val="both"/>
            </w:pPr>
            <w:r>
              <w:t>La restauration d’un personnel ayant déjà une fiche de déshabilitation ne peut se faire</w:t>
            </w:r>
          </w:p>
          <w:p w14:paraId="23DCEDA9" w14:textId="77777777" w:rsidR="00D10D57" w:rsidRDefault="00D10D57" w:rsidP="00B567D0">
            <w:pPr>
              <w:pStyle w:val="Paragraphedeliste"/>
              <w:numPr>
                <w:ilvl w:val="0"/>
                <w:numId w:val="11"/>
              </w:numPr>
              <w:jc w:val="both"/>
            </w:pPr>
            <w:r>
              <w:t>La liste des personnels archivés sert surtout d’historique pour la liste des personnes déshabilités sur les trois (3) derniers mois</w:t>
            </w:r>
          </w:p>
        </w:tc>
      </w:tr>
    </w:tbl>
    <w:p w14:paraId="348231FA" w14:textId="77777777" w:rsidR="00D10D57" w:rsidRPr="00B42E3A" w:rsidRDefault="00D10D57" w:rsidP="00D10D57"/>
    <w:p w14:paraId="01C40E61" w14:textId="77777777" w:rsidR="00D10D57" w:rsidRDefault="00D10D57" w:rsidP="00D10D57">
      <w:pPr>
        <w:pStyle w:val="Titre2"/>
      </w:pPr>
      <w:bookmarkStart w:id="92" w:name="_Toc76128504"/>
      <w:r>
        <w:t>Interface Manager</w:t>
      </w:r>
      <w:bookmarkEnd w:id="92"/>
    </w:p>
    <w:p w14:paraId="59684873" w14:textId="77777777" w:rsidR="00D10D57" w:rsidRDefault="00D10D57" w:rsidP="00D10D57">
      <w:pPr>
        <w:ind w:firstLine="426"/>
        <w:jc w:val="both"/>
      </w:pPr>
      <w:r>
        <w:t>Ce type d’interface est disponible pour les managers et/ou associés. Il est conçu pour habiliter et déshabiliter un consultant, et possède les mêmes menu que l’interface administrateur RHI avec quelques menus additionnels. Le mode de fonctionnement est aussi pareil pour l’interface Manager et l’interface administrateur RHI.</w:t>
      </w:r>
    </w:p>
    <w:p w14:paraId="10B039E0" w14:textId="77777777" w:rsidR="00D10D57" w:rsidRDefault="00D10D57" w:rsidP="00D10D57">
      <w:pPr>
        <w:ind w:firstLine="426"/>
      </w:pPr>
      <w:r>
        <w:t xml:space="preserve">Les menus supplémentaires pour le manager par rapport à l’administrateur RHI se trouvent dans les sections : </w:t>
      </w:r>
    </w:p>
    <w:p w14:paraId="53A9058A" w14:textId="77777777" w:rsidR="00D10D57" w:rsidRDefault="00D10D57" w:rsidP="00B567D0">
      <w:pPr>
        <w:pStyle w:val="Paragraphedeliste"/>
        <w:numPr>
          <w:ilvl w:val="0"/>
          <w:numId w:val="1"/>
        </w:numPr>
      </w:pPr>
      <w:r>
        <w:t>Ajout d’une nouvelle demande d’habilitation</w:t>
      </w:r>
    </w:p>
    <w:p w14:paraId="16465DB2" w14:textId="77777777" w:rsidR="00D10D57" w:rsidRDefault="00D10D57" w:rsidP="00B567D0">
      <w:pPr>
        <w:pStyle w:val="Paragraphedeliste"/>
        <w:numPr>
          <w:ilvl w:val="0"/>
          <w:numId w:val="1"/>
        </w:numPr>
      </w:pPr>
      <w:r>
        <w:t>Modification d’une demande d’habilitation</w:t>
      </w:r>
    </w:p>
    <w:p w14:paraId="248531FC" w14:textId="77777777" w:rsidR="00D10D57" w:rsidRDefault="00D10D57" w:rsidP="00D10D57">
      <w:pPr>
        <w:ind w:firstLine="426"/>
      </w:pPr>
    </w:p>
    <w:p w14:paraId="24DB4C7E" w14:textId="77777777" w:rsidR="00D10D57" w:rsidRDefault="00D10D57" w:rsidP="00D10D57">
      <w:pPr>
        <w:pStyle w:val="Titre3"/>
      </w:pPr>
      <w:bookmarkStart w:id="93" w:name="_Toc76128505"/>
      <w:r>
        <w:t>Ajout d’une nouvelle demande d’habilitation</w:t>
      </w:r>
      <w:bookmarkEnd w:id="93"/>
    </w:p>
    <w:p w14:paraId="0C123D3E" w14:textId="77777777" w:rsidR="00D10D57" w:rsidRDefault="00D10D57" w:rsidP="00D10D57">
      <w:pPr>
        <w:ind w:left="708"/>
      </w:pPr>
      <w:r>
        <w:t>La suite de la page d’ajout de la nouvelle demande d’habilitation est suggérée comme suit :</w:t>
      </w:r>
    </w:p>
    <w:p w14:paraId="32C4213B" w14:textId="77777777" w:rsidR="00D10D57" w:rsidRDefault="00D10D57" w:rsidP="00D10D57">
      <w:pPr>
        <w:keepNext/>
        <w:jc w:val="center"/>
      </w:pPr>
      <w:r w:rsidRPr="001772F6">
        <w:rPr>
          <w:noProof/>
          <w:lang w:val="en-US"/>
        </w:rPr>
        <w:lastRenderedPageBreak/>
        <w:drawing>
          <wp:inline distT="0" distB="0" distL="0" distR="0" wp14:anchorId="7BE01354" wp14:editId="5E5276C0">
            <wp:extent cx="3515216" cy="4379338"/>
            <wp:effectExtent l="0" t="0" r="9525" b="254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m 1.PNG"/>
                    <pic:cNvPicPr/>
                  </pic:nvPicPr>
                  <pic:blipFill>
                    <a:blip r:embed="rId39">
                      <a:extLst>
                        <a:ext uri="{28A0092B-C50C-407E-A947-70E740481C1C}">
                          <a14:useLocalDpi xmlns:a14="http://schemas.microsoft.com/office/drawing/2010/main" val="0"/>
                        </a:ext>
                      </a:extLst>
                    </a:blip>
                    <a:stretch>
                      <a:fillRect/>
                    </a:stretch>
                  </pic:blipFill>
                  <pic:spPr>
                    <a:xfrm>
                      <a:off x="0" y="0"/>
                      <a:ext cx="3515216" cy="4379338"/>
                    </a:xfrm>
                    <a:prstGeom prst="rect">
                      <a:avLst/>
                    </a:prstGeom>
                  </pic:spPr>
                </pic:pic>
              </a:graphicData>
            </a:graphic>
          </wp:inline>
        </w:drawing>
      </w:r>
      <w:r>
        <w:rPr>
          <w:noProof/>
          <w:lang w:val="en-US"/>
        </w:rPr>
        <w:drawing>
          <wp:inline distT="0" distB="0" distL="0" distR="0" wp14:anchorId="1CA279B2" wp14:editId="20236241">
            <wp:extent cx="3455720" cy="30353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m 4 révisé.PNG"/>
                    <pic:cNvPicPr/>
                  </pic:nvPicPr>
                  <pic:blipFill>
                    <a:blip r:embed="rId40">
                      <a:extLst>
                        <a:ext uri="{28A0092B-C50C-407E-A947-70E740481C1C}">
                          <a14:useLocalDpi xmlns:a14="http://schemas.microsoft.com/office/drawing/2010/main" val="0"/>
                        </a:ext>
                      </a:extLst>
                    </a:blip>
                    <a:stretch>
                      <a:fillRect/>
                    </a:stretch>
                  </pic:blipFill>
                  <pic:spPr>
                    <a:xfrm>
                      <a:off x="0" y="0"/>
                      <a:ext cx="3484946" cy="3060987"/>
                    </a:xfrm>
                    <a:prstGeom prst="rect">
                      <a:avLst/>
                    </a:prstGeom>
                  </pic:spPr>
                </pic:pic>
              </a:graphicData>
            </a:graphic>
          </wp:inline>
        </w:drawing>
      </w:r>
    </w:p>
    <w:p w14:paraId="293BA6A2" w14:textId="77777777" w:rsidR="00D10D57" w:rsidRDefault="00D10D57" w:rsidP="00D10D57">
      <w:pPr>
        <w:keepNext/>
      </w:pPr>
    </w:p>
    <w:p w14:paraId="7074524A" w14:textId="77777777" w:rsidR="00D10D57" w:rsidRDefault="00D10D57" w:rsidP="00D10D57">
      <w:pPr>
        <w:pStyle w:val="Lgende"/>
      </w:pPr>
      <w:bookmarkStart w:id="94" w:name="_Toc76128535"/>
      <w:r>
        <w:t xml:space="preserve">Figure </w:t>
      </w:r>
      <w:fldSimple w:instr=" SEQ Figure \* ARABIC ">
        <w:r w:rsidR="001C3B3A">
          <w:rPr>
            <w:noProof/>
          </w:rPr>
          <w:t>19</w:t>
        </w:r>
      </w:fldSimple>
      <w:r>
        <w:t xml:space="preserve">: </w:t>
      </w:r>
      <w:r w:rsidRPr="003E07B8">
        <w:t>Présentation de la suite de la page d'ajout de la nouvelle demande</w:t>
      </w:r>
      <w:bookmarkEnd w:id="94"/>
    </w:p>
    <w:p w14:paraId="3985DEFD" w14:textId="77777777" w:rsidR="00D10D57" w:rsidRDefault="00D10D57" w:rsidP="00D10D57">
      <w:pPr>
        <w:jc w:val="center"/>
      </w:pPr>
    </w:p>
    <w:p w14:paraId="5FC85E5C" w14:textId="77777777" w:rsidR="00D10D57" w:rsidRDefault="00D10D57" w:rsidP="00D10D57"/>
    <w:p w14:paraId="24D8D015" w14:textId="77777777" w:rsidR="00D10D57" w:rsidRDefault="00D10D57" w:rsidP="00D10D57"/>
    <w:p w14:paraId="2CB3753F" w14:textId="77777777" w:rsidR="00D10D57" w:rsidRDefault="00D10D57" w:rsidP="00D10D57"/>
    <w:tbl>
      <w:tblPr>
        <w:tblStyle w:val="Grilledutableau"/>
        <w:tblW w:w="0" w:type="auto"/>
        <w:tblLook w:val="04A0" w:firstRow="1" w:lastRow="0" w:firstColumn="1" w:lastColumn="0" w:noHBand="0" w:noVBand="1"/>
      </w:tblPr>
      <w:tblGrid>
        <w:gridCol w:w="2317"/>
        <w:gridCol w:w="6745"/>
      </w:tblGrid>
      <w:tr w:rsidR="00D10D57" w14:paraId="1DFF045D" w14:textId="77777777" w:rsidTr="00FE542D">
        <w:tc>
          <w:tcPr>
            <w:tcW w:w="9062" w:type="dxa"/>
            <w:gridSpan w:val="2"/>
          </w:tcPr>
          <w:p w14:paraId="7BA5AD87" w14:textId="77777777" w:rsidR="00D10D57" w:rsidRDefault="00D10D57" w:rsidP="00D10D57">
            <w:pPr>
              <w:jc w:val="center"/>
            </w:pPr>
            <w:r w:rsidRPr="00BE0BD5">
              <w:rPr>
                <w:b/>
              </w:rPr>
              <w:t>Fiche de description de fonctionnalité</w:t>
            </w:r>
          </w:p>
        </w:tc>
      </w:tr>
      <w:tr w:rsidR="00D10D57" w14:paraId="0AFAD7BD" w14:textId="77777777" w:rsidTr="00FE542D">
        <w:tc>
          <w:tcPr>
            <w:tcW w:w="2689" w:type="dxa"/>
          </w:tcPr>
          <w:p w14:paraId="5B57220D" w14:textId="77777777" w:rsidR="00D10D57" w:rsidRDefault="00D10D57" w:rsidP="00D10D57">
            <w:pPr>
              <w:rPr>
                <w:rStyle w:val="Titre4Car"/>
              </w:rPr>
            </w:pPr>
            <w:r w:rsidRPr="00BE0BD5">
              <w:rPr>
                <w:b/>
              </w:rPr>
              <w:t>Nom de la fonctionnalité</w:t>
            </w:r>
          </w:p>
        </w:tc>
        <w:tc>
          <w:tcPr>
            <w:tcW w:w="6373" w:type="dxa"/>
          </w:tcPr>
          <w:p w14:paraId="38C22464" w14:textId="77777777" w:rsidR="00D10D57" w:rsidRDefault="00D10D57" w:rsidP="00D10D57">
            <w:r>
              <w:t>Ajout d’une nouvelle demande d’habilitation</w:t>
            </w:r>
          </w:p>
        </w:tc>
      </w:tr>
      <w:tr w:rsidR="00D10D57" w14:paraId="6E21548F" w14:textId="77777777" w:rsidTr="00FE542D">
        <w:tc>
          <w:tcPr>
            <w:tcW w:w="2689" w:type="dxa"/>
          </w:tcPr>
          <w:p w14:paraId="5433251B" w14:textId="77777777" w:rsidR="00D10D57" w:rsidRPr="00494B5B" w:rsidRDefault="00D10D57" w:rsidP="00D10D57">
            <w:pPr>
              <w:rPr>
                <w:rStyle w:val="Titredulivre"/>
              </w:rPr>
            </w:pPr>
            <w:r w:rsidRPr="00BE0BD5">
              <w:rPr>
                <w:b/>
              </w:rPr>
              <w:t>Description sommaire</w:t>
            </w:r>
          </w:p>
        </w:tc>
        <w:tc>
          <w:tcPr>
            <w:tcW w:w="6373" w:type="dxa"/>
          </w:tcPr>
          <w:p w14:paraId="49236688" w14:textId="77777777" w:rsidR="00D10D57" w:rsidRDefault="00D10D57" w:rsidP="00D10D57">
            <w:r>
              <w:t>Cette fonctionnalité est disponible quand l’utilisateur clique sur l’option « nouvelle demande ». Elle se présente en formulaire pour insérer les informations de la demande.</w:t>
            </w:r>
          </w:p>
        </w:tc>
      </w:tr>
      <w:tr w:rsidR="00D10D57" w14:paraId="43001052" w14:textId="77777777" w:rsidTr="00FE542D">
        <w:tc>
          <w:tcPr>
            <w:tcW w:w="2689" w:type="dxa"/>
          </w:tcPr>
          <w:p w14:paraId="0FB5D409" w14:textId="77777777" w:rsidR="00D10D57" w:rsidRDefault="00D10D57" w:rsidP="00D10D57">
            <w:r w:rsidRPr="001B2B57">
              <w:rPr>
                <w:b/>
              </w:rPr>
              <w:t>Fonctionnalités attendues</w:t>
            </w:r>
          </w:p>
        </w:tc>
        <w:tc>
          <w:tcPr>
            <w:tcW w:w="6373" w:type="dxa"/>
          </w:tcPr>
          <w:p w14:paraId="4D9407E7" w14:textId="77777777" w:rsidR="00D10D57" w:rsidRDefault="00D10D57" w:rsidP="00D10D57">
            <w:r>
              <w:t>Après validation du formulaire d’ajout de nouvelle demande, une fiche est créée et est listée dans la liste des demandes d’habilitations.</w:t>
            </w:r>
          </w:p>
        </w:tc>
      </w:tr>
      <w:tr w:rsidR="00D10D57" w14:paraId="4F92E89E" w14:textId="77777777" w:rsidTr="00FE542D">
        <w:tc>
          <w:tcPr>
            <w:tcW w:w="2689" w:type="dxa"/>
          </w:tcPr>
          <w:p w14:paraId="747EE6BD" w14:textId="77777777" w:rsidR="00D10D57" w:rsidRDefault="00D10D57" w:rsidP="00D10D57">
            <w:pPr>
              <w:jc w:val="both"/>
            </w:pPr>
            <w:r>
              <w:rPr>
                <w:b/>
              </w:rPr>
              <w:t>Composants</w:t>
            </w:r>
          </w:p>
        </w:tc>
        <w:tc>
          <w:tcPr>
            <w:tcW w:w="6373" w:type="dxa"/>
          </w:tcPr>
          <w:p w14:paraId="4366CF68" w14:textId="77777777" w:rsidR="00D10D57" w:rsidRDefault="00D10D57" w:rsidP="00D10D57">
            <w:r>
              <w:t>Formulaire d’ajout contenant (en addition de ce que contient déjà l’interface d’ajout de nouvelle demande de la RHI) :</w:t>
            </w:r>
          </w:p>
          <w:p w14:paraId="5A2F8E3D" w14:textId="77777777" w:rsidR="00D10D57" w:rsidRDefault="00D10D57" w:rsidP="00B567D0">
            <w:pPr>
              <w:pStyle w:val="Paragraphedeliste"/>
              <w:numPr>
                <w:ilvl w:val="0"/>
                <w:numId w:val="1"/>
              </w:numPr>
            </w:pPr>
            <w:r>
              <w:t>Titre : « Habilitations »</w:t>
            </w:r>
          </w:p>
          <w:p w14:paraId="6D70A29C" w14:textId="77777777" w:rsidR="00D10D57" w:rsidRDefault="00D10D57" w:rsidP="00B567D0">
            <w:pPr>
              <w:pStyle w:val="Paragraphedeliste"/>
              <w:numPr>
                <w:ilvl w:val="0"/>
                <w:numId w:val="1"/>
              </w:numPr>
            </w:pPr>
            <w:r>
              <w:t>Puce à cocher pour le « Mail », composée de : « Création » / « Suppression »</w:t>
            </w:r>
          </w:p>
          <w:p w14:paraId="151B1C75" w14:textId="77777777" w:rsidR="00D10D57" w:rsidRDefault="00D10D57" w:rsidP="00B567D0">
            <w:pPr>
              <w:pStyle w:val="Paragraphedeliste"/>
              <w:numPr>
                <w:ilvl w:val="0"/>
                <w:numId w:val="1"/>
              </w:numPr>
            </w:pPr>
            <w:r>
              <w:t>Puce à cocher pour l’ « Extension du mail » : composée de : « @</w:t>
            </w:r>
            <w:r w:rsidRPr="00CE783A">
              <w:t>fthmconsulting.com</w:t>
            </w:r>
            <w:r>
              <w:t xml:space="preserve"> » </w:t>
            </w:r>
            <w:r w:rsidRPr="00CE783A">
              <w:t>/</w:t>
            </w:r>
            <w:r>
              <w:t xml:space="preserve"> « </w:t>
            </w:r>
            <w:r w:rsidRPr="00CE783A">
              <w:t>@equation.mg</w:t>
            </w:r>
            <w:r>
              <w:t xml:space="preserve"> » </w:t>
            </w:r>
            <w:r w:rsidRPr="00CE783A">
              <w:t>/</w:t>
            </w:r>
            <w:r>
              <w:t xml:space="preserve"> « </w:t>
            </w:r>
            <w:r w:rsidRPr="00CE783A">
              <w:t>@qualex.mg</w:t>
            </w:r>
            <w:r>
              <w:t> »</w:t>
            </w:r>
          </w:p>
          <w:p w14:paraId="4C1F69A1" w14:textId="77777777" w:rsidR="00D10D57" w:rsidRDefault="00D10D57" w:rsidP="00B567D0">
            <w:pPr>
              <w:pStyle w:val="Paragraphedeliste"/>
              <w:numPr>
                <w:ilvl w:val="0"/>
                <w:numId w:val="1"/>
              </w:numPr>
            </w:pPr>
            <w:r>
              <w:t>Puce cochée par défaut pour l’ « Adresse groupée personnel FTHM » composée de « personnel@fthmconsulting.com »</w:t>
            </w:r>
          </w:p>
          <w:p w14:paraId="6C241702" w14:textId="77777777" w:rsidR="00D10D57" w:rsidRDefault="00D10D57" w:rsidP="00B567D0">
            <w:pPr>
              <w:pStyle w:val="Paragraphedeliste"/>
              <w:numPr>
                <w:ilvl w:val="0"/>
                <w:numId w:val="1"/>
              </w:numPr>
            </w:pPr>
            <w:r>
              <w:t>Champ sélection des « Adresses groupées Département»</w:t>
            </w:r>
          </w:p>
          <w:p w14:paraId="3F93998B" w14:textId="77777777" w:rsidR="00D10D57" w:rsidRDefault="00D10D57" w:rsidP="00B567D0">
            <w:pPr>
              <w:pStyle w:val="Paragraphedeliste"/>
              <w:numPr>
                <w:ilvl w:val="0"/>
                <w:numId w:val="1"/>
              </w:numPr>
            </w:pPr>
            <w:r>
              <w:t>Puces à cocher pour « Autres adresses » composés de « partners@fthmconsulting.com », « managers@fthmconsulting.com », « equiperhc@fthmconsulting.com »,  « </w:t>
            </w:r>
            <w:hyperlink r:id="rId41" w:history="1">
              <w:r w:rsidRPr="00D721D2">
                <w:rPr>
                  <w:rStyle w:val="Lienhypertexte"/>
                </w:rPr>
                <w:t>it@fthmconsulting.com</w:t>
              </w:r>
            </w:hyperlink>
            <w:r>
              <w:t> »</w:t>
            </w:r>
          </w:p>
          <w:p w14:paraId="1C76400A" w14:textId="77777777" w:rsidR="00D10D57" w:rsidRDefault="00D10D57" w:rsidP="00B567D0">
            <w:pPr>
              <w:pStyle w:val="Paragraphedeliste"/>
              <w:numPr>
                <w:ilvl w:val="0"/>
                <w:numId w:val="1"/>
              </w:numPr>
            </w:pPr>
            <w:r>
              <w:t>Champ saisie des « Autres (à préciser) »</w:t>
            </w:r>
          </w:p>
          <w:p w14:paraId="7F83919A" w14:textId="77777777" w:rsidR="00D10D57" w:rsidRDefault="00D10D57" w:rsidP="00B567D0">
            <w:pPr>
              <w:pStyle w:val="Paragraphedeliste"/>
              <w:numPr>
                <w:ilvl w:val="0"/>
                <w:numId w:val="1"/>
              </w:numPr>
            </w:pPr>
            <w:r>
              <w:t>Sous-titre : « Si suppression ou routage temporaire »</w:t>
            </w:r>
          </w:p>
          <w:p w14:paraId="7575B635" w14:textId="77777777" w:rsidR="00D10D57" w:rsidRDefault="00D10D57" w:rsidP="00B567D0">
            <w:pPr>
              <w:pStyle w:val="Paragraphedeliste"/>
              <w:numPr>
                <w:ilvl w:val="0"/>
                <w:numId w:val="1"/>
              </w:numPr>
            </w:pPr>
            <w:r>
              <w:t>Champ saisie « Reroutage messagerie vers »</w:t>
            </w:r>
          </w:p>
          <w:p w14:paraId="3FDBF36F" w14:textId="77777777" w:rsidR="00D10D57" w:rsidRDefault="00D10D57" w:rsidP="00B567D0">
            <w:pPr>
              <w:pStyle w:val="Paragraphedeliste"/>
              <w:numPr>
                <w:ilvl w:val="0"/>
                <w:numId w:val="1"/>
              </w:numPr>
            </w:pPr>
            <w:r>
              <w:t>Champ saisie « Période de reroutage » : « du », « au »</w:t>
            </w:r>
          </w:p>
          <w:p w14:paraId="7416BD9E" w14:textId="77777777" w:rsidR="00D10D57" w:rsidRDefault="00D10D57" w:rsidP="00B567D0">
            <w:pPr>
              <w:pStyle w:val="Paragraphedeliste"/>
              <w:numPr>
                <w:ilvl w:val="0"/>
                <w:numId w:val="1"/>
              </w:numPr>
            </w:pPr>
            <w:r>
              <w:t>Puce à cocher pour la « Mise en place de réponse auto » avec comme choix « OUI » ou « NON »</w:t>
            </w:r>
          </w:p>
          <w:p w14:paraId="27753D80" w14:textId="77777777" w:rsidR="00D10D57" w:rsidRDefault="00D10D57" w:rsidP="00B567D0">
            <w:pPr>
              <w:pStyle w:val="Paragraphedeliste"/>
              <w:numPr>
                <w:ilvl w:val="0"/>
                <w:numId w:val="1"/>
              </w:numPr>
            </w:pPr>
            <w:r>
              <w:t>Sous-titre : « Si OUI »</w:t>
            </w:r>
          </w:p>
          <w:p w14:paraId="57C52EF1" w14:textId="77777777" w:rsidR="00D10D57" w:rsidRDefault="00D10D57" w:rsidP="00B567D0">
            <w:pPr>
              <w:pStyle w:val="Paragraphedeliste"/>
              <w:numPr>
                <w:ilvl w:val="0"/>
                <w:numId w:val="1"/>
              </w:numPr>
            </w:pPr>
            <w:r>
              <w:t>Champ saisie « Rédaction du message »</w:t>
            </w:r>
          </w:p>
          <w:p w14:paraId="42A6AC6A" w14:textId="77777777" w:rsidR="00D10D57" w:rsidRDefault="00D10D57" w:rsidP="00B567D0">
            <w:pPr>
              <w:pStyle w:val="Paragraphedeliste"/>
              <w:numPr>
                <w:ilvl w:val="0"/>
                <w:numId w:val="1"/>
              </w:numPr>
            </w:pPr>
            <w:r>
              <w:t>Champ saisie de la « Date d’activation »</w:t>
            </w:r>
          </w:p>
          <w:p w14:paraId="0F3148AF" w14:textId="77777777" w:rsidR="00D10D57" w:rsidRDefault="00D10D57" w:rsidP="00B567D0">
            <w:pPr>
              <w:pStyle w:val="Paragraphedeliste"/>
              <w:numPr>
                <w:ilvl w:val="0"/>
                <w:numId w:val="1"/>
              </w:numPr>
            </w:pPr>
            <w:r>
              <w:t>Champ saisie de la « Date de désactivation »</w:t>
            </w:r>
          </w:p>
          <w:p w14:paraId="70BE23CF" w14:textId="77777777" w:rsidR="00D10D57" w:rsidRDefault="00D10D57" w:rsidP="00B567D0">
            <w:pPr>
              <w:pStyle w:val="Paragraphedeliste"/>
              <w:numPr>
                <w:ilvl w:val="0"/>
                <w:numId w:val="1"/>
              </w:numPr>
            </w:pPr>
            <w:r>
              <w:t>Puce à cocher pour la « Suppression » du mail </w:t>
            </w:r>
          </w:p>
          <w:p w14:paraId="4970ABEB" w14:textId="77777777" w:rsidR="00D10D57" w:rsidRDefault="00D10D57" w:rsidP="00B567D0">
            <w:pPr>
              <w:pStyle w:val="Paragraphedeliste"/>
              <w:numPr>
                <w:ilvl w:val="0"/>
                <w:numId w:val="1"/>
              </w:numPr>
            </w:pPr>
            <w:r>
              <w:t>Champ saisie de la « Date de suppression »</w:t>
            </w:r>
          </w:p>
          <w:p w14:paraId="0280299F" w14:textId="77777777" w:rsidR="00D10D57" w:rsidRDefault="00D10D57" w:rsidP="00B567D0">
            <w:pPr>
              <w:pStyle w:val="Paragraphedeliste"/>
              <w:numPr>
                <w:ilvl w:val="0"/>
                <w:numId w:val="1"/>
              </w:numPr>
            </w:pPr>
            <w:r>
              <w:t>Sous-titre : « REPERTOIRES »</w:t>
            </w:r>
          </w:p>
          <w:p w14:paraId="09C964AC" w14:textId="77777777" w:rsidR="00D10D57" w:rsidRDefault="00D10D57" w:rsidP="00B567D0">
            <w:pPr>
              <w:pStyle w:val="Paragraphedeliste"/>
              <w:numPr>
                <w:ilvl w:val="0"/>
                <w:numId w:val="1"/>
              </w:numPr>
            </w:pPr>
            <w:r>
              <w:t>Puce à cocher des répertoires autorisés avec intitulé « CONSULTANTS (par défaut en lecture» : « </w:t>
            </w:r>
            <w:r w:rsidRPr="005A1338">
              <w:t>00-AMI</w:t>
            </w:r>
            <w:r>
              <w:t> »</w:t>
            </w:r>
            <w:r w:rsidRPr="005A1338">
              <w:t xml:space="preserve">, </w:t>
            </w:r>
            <w:r>
              <w:t>« </w:t>
            </w:r>
            <w:r w:rsidRPr="005A1338">
              <w:t>01-Propales</w:t>
            </w:r>
            <w:r>
              <w:t> »</w:t>
            </w:r>
            <w:r w:rsidRPr="005A1338">
              <w:t xml:space="preserve">, </w:t>
            </w:r>
            <w:r>
              <w:t>« </w:t>
            </w:r>
            <w:r w:rsidRPr="005A1338">
              <w:t>02-Projets et Missions</w:t>
            </w:r>
            <w:r>
              <w:t> »</w:t>
            </w:r>
            <w:r w:rsidRPr="005A1338">
              <w:t xml:space="preserve">, </w:t>
            </w:r>
            <w:r>
              <w:t>« </w:t>
            </w:r>
            <w:r w:rsidRPr="005A1338">
              <w:t>04-Outils internes</w:t>
            </w:r>
            <w:r>
              <w:t> »</w:t>
            </w:r>
            <w:r w:rsidRPr="005A1338">
              <w:t xml:space="preserve">, </w:t>
            </w:r>
            <w:r>
              <w:t>« </w:t>
            </w:r>
            <w:r w:rsidRPr="005A1338">
              <w:t>05-Bibliothèque</w:t>
            </w:r>
            <w:r>
              <w:t> »</w:t>
            </w:r>
            <w:r w:rsidRPr="005A1338">
              <w:t xml:space="preserve">, </w:t>
            </w:r>
            <w:r>
              <w:t>« </w:t>
            </w:r>
            <w:r w:rsidRPr="005A1338">
              <w:t>06-Qualité</w:t>
            </w:r>
            <w:r>
              <w:t> »</w:t>
            </w:r>
          </w:p>
          <w:p w14:paraId="0E27DEE6" w14:textId="77777777" w:rsidR="00D10D57" w:rsidRDefault="00D10D57" w:rsidP="00B567D0">
            <w:pPr>
              <w:pStyle w:val="Paragraphedeliste"/>
              <w:numPr>
                <w:ilvl w:val="0"/>
                <w:numId w:val="1"/>
              </w:numPr>
            </w:pPr>
            <w:r>
              <w:t>Champ de sélection du « Partages du département »</w:t>
            </w:r>
          </w:p>
          <w:p w14:paraId="2A9EE1CE" w14:textId="77777777" w:rsidR="00D10D57" w:rsidRDefault="00D10D57" w:rsidP="00B567D0">
            <w:pPr>
              <w:pStyle w:val="Paragraphedeliste"/>
              <w:numPr>
                <w:ilvl w:val="0"/>
                <w:numId w:val="1"/>
              </w:numPr>
            </w:pPr>
            <w:r>
              <w:t>Champ de sélection d’ « Autres partages »</w:t>
            </w:r>
          </w:p>
          <w:p w14:paraId="2C4978A3" w14:textId="77777777" w:rsidR="00D10D57" w:rsidRDefault="00D10D57" w:rsidP="00B567D0">
            <w:pPr>
              <w:pStyle w:val="Paragraphedeliste"/>
              <w:numPr>
                <w:ilvl w:val="0"/>
                <w:numId w:val="1"/>
              </w:numPr>
            </w:pPr>
            <w:r>
              <w:t>Champ de saisie des répertoires clients avec intitulé « Si BPO RH – détails des répertoires clients auxquels le collaborateur doit être habilité » avec comme exemple : « Exemple : ATINA, SLI, … »</w:t>
            </w:r>
          </w:p>
          <w:p w14:paraId="19A5CA6A" w14:textId="77777777" w:rsidR="00D10D57" w:rsidRDefault="00D10D57" w:rsidP="00B567D0">
            <w:pPr>
              <w:pStyle w:val="Paragraphedeliste"/>
              <w:numPr>
                <w:ilvl w:val="0"/>
                <w:numId w:val="1"/>
              </w:numPr>
            </w:pPr>
            <w:r>
              <w:t>Sous-titre : « Outils internes »</w:t>
            </w:r>
          </w:p>
          <w:p w14:paraId="08530164" w14:textId="77777777" w:rsidR="00D10D57" w:rsidRDefault="00D10D57" w:rsidP="00B567D0">
            <w:pPr>
              <w:pStyle w:val="Paragraphedeliste"/>
              <w:numPr>
                <w:ilvl w:val="0"/>
                <w:numId w:val="1"/>
              </w:numPr>
            </w:pPr>
            <w:r>
              <w:t>Puce à cocher pour « Libertempo »</w:t>
            </w:r>
          </w:p>
          <w:p w14:paraId="73690FFC" w14:textId="77777777" w:rsidR="00D10D57" w:rsidRDefault="00D10D57" w:rsidP="00B567D0">
            <w:pPr>
              <w:pStyle w:val="Paragraphedeliste"/>
              <w:numPr>
                <w:ilvl w:val="0"/>
                <w:numId w:val="1"/>
              </w:numPr>
            </w:pPr>
            <w:r>
              <w:t>Sélection du « Manager/Associé de rattachement »</w:t>
            </w:r>
          </w:p>
          <w:p w14:paraId="20973704" w14:textId="77777777" w:rsidR="00D10D57" w:rsidRDefault="00D10D57" w:rsidP="00B567D0">
            <w:pPr>
              <w:pStyle w:val="Paragraphedeliste"/>
              <w:numPr>
                <w:ilvl w:val="0"/>
                <w:numId w:val="1"/>
              </w:numPr>
            </w:pPr>
            <w:r>
              <w:t>Puce à cocher pour « GLPI »</w:t>
            </w:r>
          </w:p>
          <w:p w14:paraId="64264514" w14:textId="77777777" w:rsidR="00D10D57" w:rsidRDefault="00D10D57" w:rsidP="00B567D0">
            <w:pPr>
              <w:pStyle w:val="Paragraphedeliste"/>
              <w:numPr>
                <w:ilvl w:val="0"/>
                <w:numId w:val="1"/>
              </w:numPr>
            </w:pPr>
            <w:r>
              <w:t>Puce à cocher pour « TIMESHEET »</w:t>
            </w:r>
          </w:p>
          <w:p w14:paraId="2B350C0C" w14:textId="77777777" w:rsidR="00D10D57" w:rsidRDefault="00D10D57" w:rsidP="00B567D0">
            <w:pPr>
              <w:pStyle w:val="Paragraphedeliste"/>
              <w:numPr>
                <w:ilvl w:val="0"/>
                <w:numId w:val="1"/>
              </w:numPr>
            </w:pPr>
            <w:r>
              <w:lastRenderedPageBreak/>
              <w:t>Sélection du « Manager/Associé de rattachement »</w:t>
            </w:r>
          </w:p>
          <w:p w14:paraId="2D1C04E6" w14:textId="77777777" w:rsidR="00D10D57" w:rsidRDefault="00D10D57" w:rsidP="00B567D0">
            <w:pPr>
              <w:pStyle w:val="Paragraphedeliste"/>
              <w:numPr>
                <w:ilvl w:val="0"/>
                <w:numId w:val="1"/>
              </w:numPr>
            </w:pPr>
            <w:r>
              <w:t>Sous-titre : « Logiciels »</w:t>
            </w:r>
          </w:p>
          <w:p w14:paraId="26F4AB8C" w14:textId="77777777" w:rsidR="00D10D57" w:rsidRDefault="00D10D57" w:rsidP="00B567D0">
            <w:pPr>
              <w:pStyle w:val="Paragraphedeliste"/>
              <w:numPr>
                <w:ilvl w:val="0"/>
                <w:numId w:val="1"/>
              </w:numPr>
            </w:pPr>
            <w:r>
              <w:t>Puce à cocher pour « QUADRA »</w:t>
            </w:r>
          </w:p>
          <w:p w14:paraId="1365D1FC" w14:textId="77777777" w:rsidR="00D10D57" w:rsidRDefault="00D10D57" w:rsidP="00B567D0">
            <w:pPr>
              <w:pStyle w:val="Paragraphedeliste"/>
              <w:numPr>
                <w:ilvl w:val="0"/>
                <w:numId w:val="1"/>
              </w:numPr>
            </w:pPr>
            <w:r>
              <w:t>Puce à cocher pour « SAGE Compta »</w:t>
            </w:r>
          </w:p>
          <w:p w14:paraId="443565E5" w14:textId="77777777" w:rsidR="00D10D57" w:rsidRDefault="00D10D57" w:rsidP="00B567D0">
            <w:pPr>
              <w:pStyle w:val="Paragraphedeliste"/>
              <w:numPr>
                <w:ilvl w:val="0"/>
                <w:numId w:val="1"/>
              </w:numPr>
            </w:pPr>
            <w:r>
              <w:t xml:space="preserve"> Puce à cocher pour « EBP » </w:t>
            </w:r>
          </w:p>
        </w:tc>
      </w:tr>
      <w:tr w:rsidR="00D10D57" w14:paraId="56CF935C" w14:textId="77777777" w:rsidTr="00FE542D">
        <w:tc>
          <w:tcPr>
            <w:tcW w:w="2689" w:type="dxa"/>
          </w:tcPr>
          <w:p w14:paraId="51F2DADA" w14:textId="77777777" w:rsidR="00D10D57" w:rsidRDefault="00D10D57" w:rsidP="00D10D57">
            <w:pPr>
              <w:rPr>
                <w:rStyle w:val="lev"/>
              </w:rPr>
            </w:pPr>
            <w:r w:rsidRPr="0038344E">
              <w:rPr>
                <w:b/>
              </w:rPr>
              <w:lastRenderedPageBreak/>
              <w:t>Règles de gestion</w:t>
            </w:r>
          </w:p>
        </w:tc>
        <w:tc>
          <w:tcPr>
            <w:tcW w:w="6373" w:type="dxa"/>
          </w:tcPr>
          <w:p w14:paraId="6CC2B4C9" w14:textId="77777777" w:rsidR="00D10D57" w:rsidRDefault="00D10D57" w:rsidP="00B567D0">
            <w:pPr>
              <w:pStyle w:val="Paragraphedeliste"/>
              <w:numPr>
                <w:ilvl w:val="0"/>
                <w:numId w:val="8"/>
              </w:numPr>
              <w:jc w:val="both"/>
            </w:pPr>
            <w:r>
              <w:t>Les champs marqués par un astérisque doivent être obligatoirement remplis.</w:t>
            </w:r>
          </w:p>
          <w:p w14:paraId="049E69D3" w14:textId="77777777" w:rsidR="00D10D57" w:rsidRDefault="00D10D57" w:rsidP="00B567D0">
            <w:pPr>
              <w:pStyle w:val="Paragraphedeliste"/>
              <w:numPr>
                <w:ilvl w:val="0"/>
                <w:numId w:val="8"/>
              </w:numPr>
              <w:jc w:val="both"/>
            </w:pPr>
            <w:r>
              <w:t>Le choix « Adresses groupées Département» doit figurer tous les adresses mail groupés de chaque département</w:t>
            </w:r>
          </w:p>
          <w:p w14:paraId="4C4E7F38" w14:textId="77777777" w:rsidR="00D10D57" w:rsidRDefault="00D10D57" w:rsidP="00B567D0">
            <w:pPr>
              <w:pStyle w:val="Paragraphedeliste"/>
              <w:numPr>
                <w:ilvl w:val="0"/>
                <w:numId w:val="8"/>
              </w:numPr>
              <w:jc w:val="both"/>
            </w:pPr>
            <w:r>
              <w:t>Le champ « Reroutage messagerie » doit permettre d’inscrire plusieurs adresses mail séparés par un point-virgule (;)</w:t>
            </w:r>
          </w:p>
          <w:p w14:paraId="7A7370B1" w14:textId="77777777" w:rsidR="00D10D57" w:rsidRDefault="00D10D57" w:rsidP="00B567D0">
            <w:pPr>
              <w:pStyle w:val="Paragraphedeliste"/>
              <w:numPr>
                <w:ilvl w:val="0"/>
                <w:numId w:val="8"/>
              </w:numPr>
              <w:jc w:val="both"/>
            </w:pPr>
            <w:r>
              <w:t>Le champ « Partages du département » doit permettre de sélectionner plusieurs adresses mail de départements</w:t>
            </w:r>
          </w:p>
          <w:p w14:paraId="39B71EFA" w14:textId="77777777" w:rsidR="00D10D57" w:rsidRDefault="00D10D57" w:rsidP="00B567D0">
            <w:pPr>
              <w:pStyle w:val="Paragraphedeliste"/>
              <w:numPr>
                <w:ilvl w:val="0"/>
                <w:numId w:val="8"/>
              </w:numPr>
              <w:jc w:val="both"/>
            </w:pPr>
            <w:r>
              <w:t>Le champ « Autres partages » doit permettre de sélectionner plusieurs adresses mail.</w:t>
            </w:r>
          </w:p>
          <w:p w14:paraId="412C2D38" w14:textId="77777777" w:rsidR="00D10D57" w:rsidRDefault="00D10D57" w:rsidP="00B567D0">
            <w:pPr>
              <w:pStyle w:val="Paragraphedeliste"/>
              <w:numPr>
                <w:ilvl w:val="0"/>
                <w:numId w:val="8"/>
              </w:numPr>
              <w:jc w:val="both"/>
            </w:pPr>
            <w:r>
              <w:t>Le choix de « Manager/Associé de rattachement » doit figurer tous les managers et associés</w:t>
            </w:r>
          </w:p>
        </w:tc>
      </w:tr>
    </w:tbl>
    <w:p w14:paraId="74551E57" w14:textId="77777777" w:rsidR="00D10D57" w:rsidRDefault="00D10D57" w:rsidP="00D10D57"/>
    <w:p w14:paraId="0079DB5B" w14:textId="77777777" w:rsidR="00D10D57" w:rsidRDefault="00D10D57" w:rsidP="00D10D57">
      <w:pPr>
        <w:pStyle w:val="Titre3"/>
      </w:pPr>
      <w:bookmarkStart w:id="95" w:name="_Toc76128506"/>
      <w:r>
        <w:t>Modifier la demande</w:t>
      </w:r>
      <w:bookmarkEnd w:id="95"/>
    </w:p>
    <w:p w14:paraId="5DE0ED53" w14:textId="7A72BDBD" w:rsidR="00D10D57" w:rsidRDefault="00D10D57" w:rsidP="00D10D57">
      <w:pPr>
        <w:ind w:firstLine="708"/>
        <w:jc w:val="both"/>
      </w:pPr>
      <w:r>
        <w:t>Au cours de la fonction du consultant, il se peut qu’il soit de nouveau habilité à d’autres outils ou fonction</w:t>
      </w:r>
      <w:ins w:id="96" w:author="Tokimahery" w:date="2021-08-05T09:51:00Z">
        <w:r w:rsidR="00D91FC9">
          <w:t>s</w:t>
        </w:r>
      </w:ins>
      <w:r>
        <w:t>, alors il est nécessaire de la modifier et conserver l’historique de ses demandes.</w:t>
      </w:r>
    </w:p>
    <w:tbl>
      <w:tblPr>
        <w:tblStyle w:val="Grilledutableau"/>
        <w:tblW w:w="0" w:type="auto"/>
        <w:tblLook w:val="04A0" w:firstRow="1" w:lastRow="0" w:firstColumn="1" w:lastColumn="0" w:noHBand="0" w:noVBand="1"/>
      </w:tblPr>
      <w:tblGrid>
        <w:gridCol w:w="2317"/>
        <w:gridCol w:w="6745"/>
      </w:tblGrid>
      <w:tr w:rsidR="00D10D57" w14:paraId="4FB0FA88" w14:textId="77777777" w:rsidTr="00FE542D">
        <w:tc>
          <w:tcPr>
            <w:tcW w:w="9062" w:type="dxa"/>
            <w:gridSpan w:val="2"/>
          </w:tcPr>
          <w:p w14:paraId="18FD7CFF" w14:textId="77777777" w:rsidR="00D10D57" w:rsidRDefault="00D10D57" w:rsidP="00D10D57">
            <w:pPr>
              <w:jc w:val="center"/>
            </w:pPr>
            <w:r w:rsidRPr="00BE0BD5">
              <w:rPr>
                <w:b/>
              </w:rPr>
              <w:t>Fiche de description de fonctionnalité</w:t>
            </w:r>
          </w:p>
        </w:tc>
      </w:tr>
      <w:tr w:rsidR="00D10D57" w14:paraId="1D662E22" w14:textId="77777777" w:rsidTr="00FE542D">
        <w:tc>
          <w:tcPr>
            <w:tcW w:w="2317" w:type="dxa"/>
          </w:tcPr>
          <w:p w14:paraId="53882093" w14:textId="77777777" w:rsidR="00D10D57" w:rsidRDefault="00D10D57" w:rsidP="00D10D57">
            <w:pPr>
              <w:jc w:val="both"/>
              <w:rPr>
                <w:rStyle w:val="Titre4Car"/>
              </w:rPr>
            </w:pPr>
            <w:r w:rsidRPr="00BE0BD5">
              <w:rPr>
                <w:b/>
              </w:rPr>
              <w:t>Nom de la fonctionnalité</w:t>
            </w:r>
          </w:p>
        </w:tc>
        <w:tc>
          <w:tcPr>
            <w:tcW w:w="6745" w:type="dxa"/>
          </w:tcPr>
          <w:p w14:paraId="28569A32" w14:textId="77777777" w:rsidR="00D10D57" w:rsidRDefault="00D10D57" w:rsidP="00D10D57">
            <w:r>
              <w:t>Modification de la demande d’habilitation</w:t>
            </w:r>
          </w:p>
        </w:tc>
      </w:tr>
      <w:tr w:rsidR="00D10D57" w14:paraId="12EBEA45" w14:textId="77777777" w:rsidTr="00FE542D">
        <w:tc>
          <w:tcPr>
            <w:tcW w:w="2317" w:type="dxa"/>
          </w:tcPr>
          <w:p w14:paraId="74048A24" w14:textId="77777777" w:rsidR="00D10D57" w:rsidRPr="00494B5B" w:rsidRDefault="00D10D57" w:rsidP="00D10D57">
            <w:pPr>
              <w:rPr>
                <w:rStyle w:val="Titredulivre"/>
              </w:rPr>
            </w:pPr>
            <w:r w:rsidRPr="00BE0BD5">
              <w:rPr>
                <w:b/>
              </w:rPr>
              <w:t>Description sommaire</w:t>
            </w:r>
          </w:p>
        </w:tc>
        <w:tc>
          <w:tcPr>
            <w:tcW w:w="6745" w:type="dxa"/>
          </w:tcPr>
          <w:p w14:paraId="6D348554" w14:textId="77777777" w:rsidR="00D10D57" w:rsidRDefault="00D10D57" w:rsidP="00D10D57">
            <w:r>
              <w:t>Cette option est disponible dans le tableau dans la page de gestion d’habilitation, pour modifier une demande et l’enregistrer dans la liste d’historique des modifications d’habilitations en-dessous de l’habilitation originale.</w:t>
            </w:r>
          </w:p>
        </w:tc>
      </w:tr>
      <w:tr w:rsidR="00D10D57" w14:paraId="7CE192FA" w14:textId="77777777" w:rsidTr="00FE542D">
        <w:tc>
          <w:tcPr>
            <w:tcW w:w="2317" w:type="dxa"/>
          </w:tcPr>
          <w:p w14:paraId="7F870B31" w14:textId="77777777" w:rsidR="00D10D57" w:rsidRDefault="00D10D57" w:rsidP="00D10D57">
            <w:r w:rsidRPr="001B2B57">
              <w:rPr>
                <w:b/>
              </w:rPr>
              <w:t>Fonctionnalités attendues</w:t>
            </w:r>
          </w:p>
        </w:tc>
        <w:tc>
          <w:tcPr>
            <w:tcW w:w="6745" w:type="dxa"/>
          </w:tcPr>
          <w:p w14:paraId="7AC5447E" w14:textId="77777777" w:rsidR="00D10D57" w:rsidRDefault="00D10D57" w:rsidP="00D10D57">
            <w:r>
              <w:t>Après la validation du formulaire de la modification de la demande d’habilitation, les changements seront sauvegardés et une nouvelle fiche créée.</w:t>
            </w:r>
          </w:p>
        </w:tc>
      </w:tr>
      <w:tr w:rsidR="00D10D57" w14:paraId="7FECB353" w14:textId="77777777" w:rsidTr="00FE542D">
        <w:tc>
          <w:tcPr>
            <w:tcW w:w="2317" w:type="dxa"/>
          </w:tcPr>
          <w:p w14:paraId="74D06EBD" w14:textId="77777777" w:rsidR="00D10D57" w:rsidRDefault="00D10D57" w:rsidP="00D10D57">
            <w:pPr>
              <w:jc w:val="both"/>
            </w:pPr>
            <w:r>
              <w:rPr>
                <w:b/>
              </w:rPr>
              <w:t>Composants</w:t>
            </w:r>
          </w:p>
        </w:tc>
        <w:tc>
          <w:tcPr>
            <w:tcW w:w="6745" w:type="dxa"/>
          </w:tcPr>
          <w:p w14:paraId="7B35347B" w14:textId="77777777" w:rsidR="00D10D57" w:rsidRDefault="00D10D57" w:rsidP="00D10D57">
            <w:r>
              <w:t>Formulaire de modification contenant (en addition de ce que contient déjà l’interface d’ajout de nouvelle demande de la RHI) :</w:t>
            </w:r>
          </w:p>
          <w:p w14:paraId="432B3B35" w14:textId="77777777" w:rsidR="00D10D57" w:rsidRDefault="00D10D57" w:rsidP="00B567D0">
            <w:pPr>
              <w:pStyle w:val="Paragraphedeliste"/>
              <w:numPr>
                <w:ilvl w:val="0"/>
                <w:numId w:val="1"/>
              </w:numPr>
            </w:pPr>
            <w:r>
              <w:t>Titre : « Habilitations »</w:t>
            </w:r>
          </w:p>
          <w:p w14:paraId="6C8B4914" w14:textId="77777777" w:rsidR="00D10D57" w:rsidRDefault="00D10D57" w:rsidP="00B567D0">
            <w:pPr>
              <w:pStyle w:val="Paragraphedeliste"/>
              <w:numPr>
                <w:ilvl w:val="0"/>
                <w:numId w:val="1"/>
              </w:numPr>
            </w:pPr>
            <w:r>
              <w:t>Puce à cocher pour le « Mail », composée de : « Création » / « Suppression »</w:t>
            </w:r>
          </w:p>
          <w:p w14:paraId="367F6287" w14:textId="77777777" w:rsidR="00D10D57" w:rsidRDefault="00D10D57" w:rsidP="00B567D0">
            <w:pPr>
              <w:pStyle w:val="Paragraphedeliste"/>
              <w:numPr>
                <w:ilvl w:val="0"/>
                <w:numId w:val="1"/>
              </w:numPr>
            </w:pPr>
            <w:r>
              <w:t>Puce à cocher pour l’ « Extension du mail » : composée de : « @</w:t>
            </w:r>
            <w:r w:rsidRPr="00CE783A">
              <w:t>fthmconsulting.com</w:t>
            </w:r>
            <w:r>
              <w:t xml:space="preserve"> » </w:t>
            </w:r>
            <w:r w:rsidRPr="00CE783A">
              <w:t>/</w:t>
            </w:r>
            <w:r>
              <w:t xml:space="preserve"> « </w:t>
            </w:r>
            <w:r w:rsidRPr="00CE783A">
              <w:t>@equation.mg</w:t>
            </w:r>
            <w:r>
              <w:t xml:space="preserve"> » </w:t>
            </w:r>
            <w:r w:rsidRPr="00CE783A">
              <w:t>/</w:t>
            </w:r>
            <w:r>
              <w:t xml:space="preserve"> « </w:t>
            </w:r>
            <w:r w:rsidRPr="00CE783A">
              <w:t>@qualex.mg</w:t>
            </w:r>
            <w:r>
              <w:t> »</w:t>
            </w:r>
          </w:p>
          <w:p w14:paraId="4FF39C00" w14:textId="77777777" w:rsidR="00D10D57" w:rsidRDefault="00D10D57" w:rsidP="00B567D0">
            <w:pPr>
              <w:pStyle w:val="Paragraphedeliste"/>
              <w:numPr>
                <w:ilvl w:val="0"/>
                <w:numId w:val="1"/>
              </w:numPr>
            </w:pPr>
            <w:r>
              <w:t>Puce cochée par défaut pour l’ « Adresse groupée personnel FTHM » composée de « personnel@fthmconsulting.com »</w:t>
            </w:r>
          </w:p>
          <w:p w14:paraId="4FB4865D" w14:textId="77777777" w:rsidR="00D10D57" w:rsidRDefault="00D10D57" w:rsidP="00B567D0">
            <w:pPr>
              <w:pStyle w:val="Paragraphedeliste"/>
              <w:numPr>
                <w:ilvl w:val="0"/>
                <w:numId w:val="1"/>
              </w:numPr>
            </w:pPr>
            <w:r>
              <w:t>Champ sélection des « Adresses groupées Département»</w:t>
            </w:r>
          </w:p>
          <w:p w14:paraId="5B9379DF" w14:textId="77777777" w:rsidR="00D10D57" w:rsidRDefault="00D10D57" w:rsidP="00B567D0">
            <w:pPr>
              <w:pStyle w:val="Paragraphedeliste"/>
              <w:numPr>
                <w:ilvl w:val="0"/>
                <w:numId w:val="1"/>
              </w:numPr>
            </w:pPr>
            <w:r>
              <w:t>Puces à cocher pour « Autres adresses » composés de « partners@fthmconsulting.com », « managers@fthmconsulting.com », « equiperhc@fthmconsulting.com »,  « </w:t>
            </w:r>
            <w:hyperlink r:id="rId42" w:history="1">
              <w:r w:rsidRPr="00D721D2">
                <w:rPr>
                  <w:rStyle w:val="Lienhypertexte"/>
                </w:rPr>
                <w:t>it@fthmconsulting.com</w:t>
              </w:r>
            </w:hyperlink>
            <w:r>
              <w:t> »</w:t>
            </w:r>
          </w:p>
          <w:p w14:paraId="43B742EB" w14:textId="77777777" w:rsidR="00D10D57" w:rsidRDefault="00D10D57" w:rsidP="00B567D0">
            <w:pPr>
              <w:pStyle w:val="Paragraphedeliste"/>
              <w:numPr>
                <w:ilvl w:val="0"/>
                <w:numId w:val="1"/>
              </w:numPr>
            </w:pPr>
            <w:r>
              <w:t>Champ saisie des « Autres (à préciser) »</w:t>
            </w:r>
          </w:p>
          <w:p w14:paraId="688F0237" w14:textId="77777777" w:rsidR="00D10D57" w:rsidRDefault="00D10D57" w:rsidP="00B567D0">
            <w:pPr>
              <w:pStyle w:val="Paragraphedeliste"/>
              <w:numPr>
                <w:ilvl w:val="0"/>
                <w:numId w:val="1"/>
              </w:numPr>
            </w:pPr>
            <w:r>
              <w:t>Sous-titre : « Si suppression ou routage temporaire »</w:t>
            </w:r>
          </w:p>
          <w:p w14:paraId="5154F7CF" w14:textId="77777777" w:rsidR="00D10D57" w:rsidRDefault="00D10D57" w:rsidP="00B567D0">
            <w:pPr>
              <w:pStyle w:val="Paragraphedeliste"/>
              <w:numPr>
                <w:ilvl w:val="0"/>
                <w:numId w:val="1"/>
              </w:numPr>
            </w:pPr>
            <w:r>
              <w:t>Champ saisie « Reroutage messagerie vers »</w:t>
            </w:r>
          </w:p>
          <w:p w14:paraId="43B39565" w14:textId="77777777" w:rsidR="00D10D57" w:rsidRDefault="00D10D57" w:rsidP="00B567D0">
            <w:pPr>
              <w:pStyle w:val="Paragraphedeliste"/>
              <w:numPr>
                <w:ilvl w:val="0"/>
                <w:numId w:val="1"/>
              </w:numPr>
            </w:pPr>
            <w:r>
              <w:t>Champ saisie « Période de reroutage » : « du », « au »</w:t>
            </w:r>
          </w:p>
          <w:p w14:paraId="5B770B52" w14:textId="77777777" w:rsidR="00D10D57" w:rsidRDefault="00D10D57" w:rsidP="00B567D0">
            <w:pPr>
              <w:pStyle w:val="Paragraphedeliste"/>
              <w:numPr>
                <w:ilvl w:val="0"/>
                <w:numId w:val="1"/>
              </w:numPr>
            </w:pPr>
            <w:r>
              <w:lastRenderedPageBreak/>
              <w:t>Puce à cocher pour la « Mise en place de réponse auto » avec comme choix « OUI » ou « NON »</w:t>
            </w:r>
          </w:p>
          <w:p w14:paraId="00FA3B82" w14:textId="77777777" w:rsidR="00D10D57" w:rsidRDefault="00D10D57" w:rsidP="00B567D0">
            <w:pPr>
              <w:pStyle w:val="Paragraphedeliste"/>
              <w:numPr>
                <w:ilvl w:val="0"/>
                <w:numId w:val="1"/>
              </w:numPr>
            </w:pPr>
            <w:r>
              <w:t>Sous-titre : « Si OUI »</w:t>
            </w:r>
          </w:p>
          <w:p w14:paraId="1AC9A13A" w14:textId="77777777" w:rsidR="00D10D57" w:rsidRDefault="00D10D57" w:rsidP="00B567D0">
            <w:pPr>
              <w:pStyle w:val="Paragraphedeliste"/>
              <w:numPr>
                <w:ilvl w:val="0"/>
                <w:numId w:val="1"/>
              </w:numPr>
            </w:pPr>
            <w:r>
              <w:t>Champ saisie « Rédaction du message »</w:t>
            </w:r>
          </w:p>
          <w:p w14:paraId="443AEDFC" w14:textId="77777777" w:rsidR="00D10D57" w:rsidRDefault="00D10D57" w:rsidP="00B567D0">
            <w:pPr>
              <w:pStyle w:val="Paragraphedeliste"/>
              <w:numPr>
                <w:ilvl w:val="0"/>
                <w:numId w:val="1"/>
              </w:numPr>
            </w:pPr>
            <w:r>
              <w:t>Champ saisie de la « Date d’activation »</w:t>
            </w:r>
          </w:p>
          <w:p w14:paraId="23C8BF91" w14:textId="77777777" w:rsidR="00D10D57" w:rsidRDefault="00D10D57" w:rsidP="00B567D0">
            <w:pPr>
              <w:pStyle w:val="Paragraphedeliste"/>
              <w:numPr>
                <w:ilvl w:val="0"/>
                <w:numId w:val="1"/>
              </w:numPr>
            </w:pPr>
            <w:r>
              <w:t>Champ saisie de la « Date de désactivation »</w:t>
            </w:r>
          </w:p>
          <w:p w14:paraId="6769E5C1" w14:textId="77777777" w:rsidR="00D10D57" w:rsidRDefault="00D10D57" w:rsidP="00B567D0">
            <w:pPr>
              <w:pStyle w:val="Paragraphedeliste"/>
              <w:numPr>
                <w:ilvl w:val="0"/>
                <w:numId w:val="1"/>
              </w:numPr>
            </w:pPr>
            <w:r>
              <w:t>Puce à cocher pour la « Suppression » du mail </w:t>
            </w:r>
          </w:p>
          <w:p w14:paraId="64A01346" w14:textId="77777777" w:rsidR="00D10D57" w:rsidRDefault="00D10D57" w:rsidP="00B567D0">
            <w:pPr>
              <w:pStyle w:val="Paragraphedeliste"/>
              <w:numPr>
                <w:ilvl w:val="0"/>
                <w:numId w:val="1"/>
              </w:numPr>
            </w:pPr>
            <w:r>
              <w:t>Champ saisie de la « Date de suppression »</w:t>
            </w:r>
          </w:p>
          <w:p w14:paraId="6C104F6D" w14:textId="77777777" w:rsidR="00D10D57" w:rsidRDefault="00D10D57" w:rsidP="00B567D0">
            <w:pPr>
              <w:pStyle w:val="Paragraphedeliste"/>
              <w:numPr>
                <w:ilvl w:val="0"/>
                <w:numId w:val="1"/>
              </w:numPr>
            </w:pPr>
            <w:r>
              <w:t>Sous-titre : « REPERTOIRES »</w:t>
            </w:r>
          </w:p>
          <w:p w14:paraId="48C3F11F" w14:textId="77777777" w:rsidR="00D10D57" w:rsidRDefault="00D10D57" w:rsidP="00B567D0">
            <w:pPr>
              <w:pStyle w:val="Paragraphedeliste"/>
              <w:numPr>
                <w:ilvl w:val="0"/>
                <w:numId w:val="1"/>
              </w:numPr>
            </w:pPr>
            <w:r>
              <w:t>Puce à cocher des répertoires autorisés avec intitulé « CONSULTANTS (par défaut en lecture» « </w:t>
            </w:r>
            <w:r w:rsidRPr="005A1338">
              <w:t>00-AMI</w:t>
            </w:r>
            <w:r>
              <w:t> »</w:t>
            </w:r>
            <w:r w:rsidRPr="005A1338">
              <w:t xml:space="preserve">, </w:t>
            </w:r>
            <w:r>
              <w:t>« </w:t>
            </w:r>
            <w:r w:rsidRPr="005A1338">
              <w:t>01-Propales</w:t>
            </w:r>
            <w:r>
              <w:t> »</w:t>
            </w:r>
            <w:r w:rsidRPr="005A1338">
              <w:t xml:space="preserve">, </w:t>
            </w:r>
            <w:r>
              <w:t>« </w:t>
            </w:r>
            <w:r w:rsidRPr="005A1338">
              <w:t>02-Projets et Missions</w:t>
            </w:r>
            <w:r>
              <w:t> »</w:t>
            </w:r>
            <w:r w:rsidRPr="005A1338">
              <w:t xml:space="preserve">, </w:t>
            </w:r>
            <w:r>
              <w:t>« </w:t>
            </w:r>
            <w:r w:rsidRPr="005A1338">
              <w:t>04-Outils internes</w:t>
            </w:r>
            <w:r>
              <w:t> »</w:t>
            </w:r>
            <w:r w:rsidRPr="005A1338">
              <w:t xml:space="preserve">, </w:t>
            </w:r>
            <w:r>
              <w:t>« </w:t>
            </w:r>
            <w:r w:rsidRPr="005A1338">
              <w:t>05-Bibliothèque</w:t>
            </w:r>
            <w:r>
              <w:t> »</w:t>
            </w:r>
            <w:r w:rsidRPr="005A1338">
              <w:t xml:space="preserve">, </w:t>
            </w:r>
            <w:r>
              <w:t>« </w:t>
            </w:r>
            <w:r w:rsidRPr="005A1338">
              <w:t>06-Qualité</w:t>
            </w:r>
            <w:r>
              <w:t> »</w:t>
            </w:r>
          </w:p>
          <w:p w14:paraId="20061B17" w14:textId="77777777" w:rsidR="00D10D57" w:rsidRDefault="00D10D57" w:rsidP="00B567D0">
            <w:pPr>
              <w:pStyle w:val="Paragraphedeliste"/>
              <w:numPr>
                <w:ilvl w:val="0"/>
                <w:numId w:val="1"/>
              </w:numPr>
            </w:pPr>
            <w:r>
              <w:t>Champ de sélection du « Partages du département »</w:t>
            </w:r>
          </w:p>
          <w:p w14:paraId="2549F941" w14:textId="77777777" w:rsidR="00D10D57" w:rsidRDefault="00D10D57" w:rsidP="00B567D0">
            <w:pPr>
              <w:pStyle w:val="Paragraphedeliste"/>
              <w:numPr>
                <w:ilvl w:val="0"/>
                <w:numId w:val="1"/>
              </w:numPr>
            </w:pPr>
            <w:r>
              <w:t>Champ de sélection d’ « Autres partages »</w:t>
            </w:r>
          </w:p>
          <w:p w14:paraId="21EBF96C" w14:textId="77777777" w:rsidR="00D10D57" w:rsidRDefault="00D10D57" w:rsidP="00B567D0">
            <w:pPr>
              <w:pStyle w:val="Paragraphedeliste"/>
              <w:numPr>
                <w:ilvl w:val="0"/>
                <w:numId w:val="1"/>
              </w:numPr>
            </w:pPr>
            <w:r>
              <w:t>Champ de saisie des répertoires clients avec intitulé « Si BPO RH – détails des répertoires clients auxquels le collaborateur doit être habilité » avec comme exemple : « Exemple : ATINA, SLI, … »</w:t>
            </w:r>
          </w:p>
          <w:p w14:paraId="74CC70A9" w14:textId="77777777" w:rsidR="00D10D57" w:rsidRDefault="00D10D57" w:rsidP="00B567D0">
            <w:pPr>
              <w:pStyle w:val="Paragraphedeliste"/>
              <w:numPr>
                <w:ilvl w:val="0"/>
                <w:numId w:val="1"/>
              </w:numPr>
            </w:pPr>
            <w:r>
              <w:t>Sous-titre : « Outils internes »</w:t>
            </w:r>
          </w:p>
          <w:p w14:paraId="620AE7B9" w14:textId="77777777" w:rsidR="00D10D57" w:rsidRDefault="00D10D57" w:rsidP="00B567D0">
            <w:pPr>
              <w:pStyle w:val="Paragraphedeliste"/>
              <w:numPr>
                <w:ilvl w:val="0"/>
                <w:numId w:val="1"/>
              </w:numPr>
            </w:pPr>
            <w:r>
              <w:t>Puce à cocher pour « Libertempo »</w:t>
            </w:r>
          </w:p>
          <w:p w14:paraId="57688670" w14:textId="77777777" w:rsidR="00D10D57" w:rsidRDefault="00D10D57" w:rsidP="00B567D0">
            <w:pPr>
              <w:pStyle w:val="Paragraphedeliste"/>
              <w:numPr>
                <w:ilvl w:val="0"/>
                <w:numId w:val="1"/>
              </w:numPr>
            </w:pPr>
            <w:r>
              <w:t>Sélection du « Manager/Associé de rattachement »</w:t>
            </w:r>
          </w:p>
          <w:p w14:paraId="5FFA558C" w14:textId="77777777" w:rsidR="00D10D57" w:rsidRDefault="00D10D57" w:rsidP="00B567D0">
            <w:pPr>
              <w:pStyle w:val="Paragraphedeliste"/>
              <w:numPr>
                <w:ilvl w:val="0"/>
                <w:numId w:val="1"/>
              </w:numPr>
            </w:pPr>
            <w:r>
              <w:t>Puce à cocher pour « GLPI »</w:t>
            </w:r>
          </w:p>
          <w:p w14:paraId="21B0B40D" w14:textId="77777777" w:rsidR="00D10D57" w:rsidRDefault="00D10D57" w:rsidP="00B567D0">
            <w:pPr>
              <w:pStyle w:val="Paragraphedeliste"/>
              <w:numPr>
                <w:ilvl w:val="0"/>
                <w:numId w:val="1"/>
              </w:numPr>
            </w:pPr>
            <w:r>
              <w:t>Puce à cocher pour « TIMESHEET »</w:t>
            </w:r>
          </w:p>
          <w:p w14:paraId="12F8288C" w14:textId="77777777" w:rsidR="00D10D57" w:rsidRDefault="00D10D57" w:rsidP="00B567D0">
            <w:pPr>
              <w:pStyle w:val="Paragraphedeliste"/>
              <w:numPr>
                <w:ilvl w:val="0"/>
                <w:numId w:val="1"/>
              </w:numPr>
            </w:pPr>
            <w:r>
              <w:t>Sélection du « Manager/Associé de rattachement »</w:t>
            </w:r>
          </w:p>
          <w:p w14:paraId="553843D2" w14:textId="77777777" w:rsidR="00D10D57" w:rsidRDefault="00D10D57" w:rsidP="00B567D0">
            <w:pPr>
              <w:pStyle w:val="Paragraphedeliste"/>
              <w:numPr>
                <w:ilvl w:val="0"/>
                <w:numId w:val="1"/>
              </w:numPr>
            </w:pPr>
            <w:r>
              <w:t>Sous-titre : « Logiciels »</w:t>
            </w:r>
          </w:p>
          <w:p w14:paraId="6A8EBBA2" w14:textId="77777777" w:rsidR="00D10D57" w:rsidRDefault="00D10D57" w:rsidP="00B567D0">
            <w:pPr>
              <w:pStyle w:val="Paragraphedeliste"/>
              <w:numPr>
                <w:ilvl w:val="0"/>
                <w:numId w:val="1"/>
              </w:numPr>
            </w:pPr>
            <w:r>
              <w:t>Puce à cocher pour « QUADRA »</w:t>
            </w:r>
          </w:p>
          <w:p w14:paraId="00C128B9" w14:textId="77777777" w:rsidR="00D10D57" w:rsidRDefault="00D10D57" w:rsidP="00B567D0">
            <w:pPr>
              <w:pStyle w:val="Paragraphedeliste"/>
              <w:numPr>
                <w:ilvl w:val="0"/>
                <w:numId w:val="1"/>
              </w:numPr>
            </w:pPr>
            <w:r>
              <w:t>Puce à cocher pour « SAGE Compta »</w:t>
            </w:r>
          </w:p>
          <w:p w14:paraId="0D43DFC8" w14:textId="77777777" w:rsidR="00D10D57" w:rsidRDefault="00D10D57" w:rsidP="00B567D0">
            <w:pPr>
              <w:pStyle w:val="Paragraphedeliste"/>
              <w:numPr>
                <w:ilvl w:val="0"/>
                <w:numId w:val="1"/>
              </w:numPr>
            </w:pPr>
            <w:r>
              <w:t xml:space="preserve"> Puce à cocher pour « EBP » </w:t>
            </w:r>
          </w:p>
        </w:tc>
      </w:tr>
      <w:tr w:rsidR="00D10D57" w14:paraId="6A3E6D42" w14:textId="77777777" w:rsidTr="00FE542D">
        <w:tc>
          <w:tcPr>
            <w:tcW w:w="2317" w:type="dxa"/>
          </w:tcPr>
          <w:p w14:paraId="36A88149" w14:textId="77777777" w:rsidR="00D10D57" w:rsidRDefault="00D10D57" w:rsidP="00D10D57">
            <w:pPr>
              <w:rPr>
                <w:rStyle w:val="lev"/>
              </w:rPr>
            </w:pPr>
            <w:r w:rsidRPr="0038344E">
              <w:rPr>
                <w:b/>
              </w:rPr>
              <w:lastRenderedPageBreak/>
              <w:t>Règles de gestion</w:t>
            </w:r>
          </w:p>
        </w:tc>
        <w:tc>
          <w:tcPr>
            <w:tcW w:w="6745" w:type="dxa"/>
          </w:tcPr>
          <w:p w14:paraId="79748EA1" w14:textId="77777777" w:rsidR="00D10D57" w:rsidRDefault="00D10D57" w:rsidP="00B567D0">
            <w:pPr>
              <w:pStyle w:val="Paragraphedeliste"/>
              <w:numPr>
                <w:ilvl w:val="0"/>
                <w:numId w:val="8"/>
              </w:numPr>
              <w:jc w:val="both"/>
            </w:pPr>
            <w:r>
              <w:t>Les champs marqués par un astérisque doivent être obligatoirement remplis.</w:t>
            </w:r>
          </w:p>
          <w:p w14:paraId="0790B0C6" w14:textId="77777777" w:rsidR="00D10D57" w:rsidRDefault="00D10D57" w:rsidP="00B567D0">
            <w:pPr>
              <w:pStyle w:val="Paragraphedeliste"/>
              <w:numPr>
                <w:ilvl w:val="0"/>
                <w:numId w:val="8"/>
              </w:numPr>
              <w:jc w:val="both"/>
            </w:pPr>
            <w:r>
              <w:t>Le choix « Adresses groupées Département» doit figurer tous les adresses mail groupés de chaque département</w:t>
            </w:r>
          </w:p>
          <w:p w14:paraId="54DA6030" w14:textId="77777777" w:rsidR="00D10D57" w:rsidRDefault="00D10D57" w:rsidP="00B567D0">
            <w:pPr>
              <w:pStyle w:val="Paragraphedeliste"/>
              <w:numPr>
                <w:ilvl w:val="0"/>
                <w:numId w:val="8"/>
              </w:numPr>
              <w:jc w:val="both"/>
            </w:pPr>
            <w:r>
              <w:t>Le champ « Reroutage messagerie » doit permettre d’inscrire plusieurs adresses mail séparés par un point-virgule (;)</w:t>
            </w:r>
          </w:p>
          <w:p w14:paraId="58A8FD7C" w14:textId="77777777" w:rsidR="00D10D57" w:rsidRDefault="00D10D57" w:rsidP="00B567D0">
            <w:pPr>
              <w:pStyle w:val="Paragraphedeliste"/>
              <w:numPr>
                <w:ilvl w:val="0"/>
                <w:numId w:val="8"/>
              </w:numPr>
              <w:jc w:val="both"/>
            </w:pPr>
            <w:r>
              <w:t>Le champ « Partages du département » doit permettre de sélectionner plusieurs adresses mail de départements</w:t>
            </w:r>
          </w:p>
          <w:p w14:paraId="66115509" w14:textId="77777777" w:rsidR="00D10D57" w:rsidRDefault="00D10D57" w:rsidP="00B567D0">
            <w:pPr>
              <w:pStyle w:val="Paragraphedeliste"/>
              <w:numPr>
                <w:ilvl w:val="0"/>
                <w:numId w:val="8"/>
              </w:numPr>
              <w:jc w:val="both"/>
            </w:pPr>
            <w:r>
              <w:t>Le champ « Autres partages » doit permettre de sélectionner plusieurs adresses mail.</w:t>
            </w:r>
          </w:p>
          <w:p w14:paraId="41F8360D" w14:textId="77777777" w:rsidR="00D10D57" w:rsidRDefault="00D10D57" w:rsidP="00B567D0">
            <w:pPr>
              <w:pStyle w:val="Paragraphedeliste"/>
              <w:numPr>
                <w:ilvl w:val="0"/>
                <w:numId w:val="8"/>
              </w:numPr>
              <w:jc w:val="both"/>
            </w:pPr>
            <w:r>
              <w:t>Le choix de « Manager/Associé de rattachement » doit figurer tous les managers et associés</w:t>
            </w:r>
          </w:p>
        </w:tc>
      </w:tr>
    </w:tbl>
    <w:p w14:paraId="77F26353" w14:textId="77777777" w:rsidR="00D10D57" w:rsidRDefault="00D10D57" w:rsidP="00D10D57">
      <w:pPr>
        <w:ind w:firstLine="708"/>
      </w:pPr>
    </w:p>
    <w:p w14:paraId="28D96C00" w14:textId="77777777" w:rsidR="00D10D57" w:rsidRDefault="00D10D57" w:rsidP="00D10D57">
      <w:pPr>
        <w:jc w:val="both"/>
      </w:pPr>
    </w:p>
    <w:p w14:paraId="381117CA" w14:textId="77777777" w:rsidR="00D10D57" w:rsidRDefault="00D10D57" w:rsidP="00D10D57">
      <w:pPr>
        <w:pStyle w:val="Titre2"/>
      </w:pPr>
      <w:bookmarkStart w:id="97" w:name="_Toc76128507"/>
      <w:r>
        <w:t>Interface Administrateur IT</w:t>
      </w:r>
      <w:bookmarkEnd w:id="97"/>
    </w:p>
    <w:p w14:paraId="02CA676B" w14:textId="77777777" w:rsidR="00D10D57" w:rsidRDefault="00D10D57" w:rsidP="00D10D57">
      <w:pPr>
        <w:ind w:firstLine="708"/>
        <w:jc w:val="both"/>
      </w:pPr>
      <w:r>
        <w:t xml:space="preserve">Ce type d’utilisateur est fait pour les consultants du département informatique, afin de suivre les : </w:t>
      </w:r>
    </w:p>
    <w:p w14:paraId="29EE2ED7" w14:textId="77777777" w:rsidR="00D10D57" w:rsidRDefault="00D10D57" w:rsidP="00B567D0">
      <w:pPr>
        <w:pStyle w:val="Paragraphedeliste"/>
        <w:numPr>
          <w:ilvl w:val="0"/>
          <w:numId w:val="23"/>
        </w:numPr>
        <w:jc w:val="both"/>
      </w:pPr>
      <w:r>
        <w:t>demandes d’habilitations faites pour un nouveau personnel</w:t>
      </w:r>
    </w:p>
    <w:p w14:paraId="3187C613" w14:textId="77777777" w:rsidR="00D10D57" w:rsidRDefault="00D10D57" w:rsidP="00B567D0">
      <w:pPr>
        <w:pStyle w:val="Paragraphedeliste"/>
        <w:numPr>
          <w:ilvl w:val="0"/>
          <w:numId w:val="23"/>
        </w:numPr>
        <w:jc w:val="both"/>
      </w:pPr>
      <w:r>
        <w:t>actions à faire au niveau du département IT tel le suivi des machines attribuées et l’inclusion de ceux-ci dans OCS</w:t>
      </w:r>
    </w:p>
    <w:p w14:paraId="40C69AD3" w14:textId="77777777" w:rsidR="00D10D57" w:rsidRDefault="00D10D57" w:rsidP="00B567D0">
      <w:pPr>
        <w:pStyle w:val="Paragraphedeliste"/>
        <w:numPr>
          <w:ilvl w:val="0"/>
          <w:numId w:val="23"/>
        </w:numPr>
        <w:jc w:val="both"/>
      </w:pPr>
      <w:r>
        <w:lastRenderedPageBreak/>
        <w:t>sauvegarde des mails</w:t>
      </w:r>
    </w:p>
    <w:p w14:paraId="1E2E54EA" w14:textId="77777777" w:rsidR="00D10D57" w:rsidRDefault="00D10D57" w:rsidP="00B567D0">
      <w:pPr>
        <w:pStyle w:val="Paragraphedeliste"/>
        <w:numPr>
          <w:ilvl w:val="0"/>
          <w:numId w:val="23"/>
        </w:numPr>
        <w:jc w:val="both"/>
      </w:pPr>
      <w:r>
        <w:t>attributions VPN</w:t>
      </w:r>
    </w:p>
    <w:p w14:paraId="727C5AB0" w14:textId="77777777" w:rsidR="00D10D57" w:rsidRDefault="00D10D57" w:rsidP="00D10D57">
      <w:pPr>
        <w:ind w:firstLine="426"/>
        <w:jc w:val="both"/>
      </w:pPr>
      <w:r>
        <w:t>Il est conçu pour habiliter et déshabiliter un consultant, et possède les mêmes menu que le manager, avec quelques menus additionnels. Le mode de fonctionnement est aussi pareil pour l’interface Manager et l’interface administrateur IT.</w:t>
      </w:r>
    </w:p>
    <w:p w14:paraId="27B00F4B" w14:textId="77777777" w:rsidR="00D10D57" w:rsidRDefault="00D10D57" w:rsidP="00D10D57">
      <w:pPr>
        <w:ind w:firstLine="426"/>
      </w:pPr>
      <w:r>
        <w:t xml:space="preserve">Les menus supplémentaires pour l’administrateur IT par rapport au manager sont : </w:t>
      </w:r>
    </w:p>
    <w:p w14:paraId="284785BE" w14:textId="77777777" w:rsidR="00D10D57" w:rsidRDefault="00D10D57" w:rsidP="00B567D0">
      <w:pPr>
        <w:pStyle w:val="Paragraphedeliste"/>
        <w:numPr>
          <w:ilvl w:val="0"/>
          <w:numId w:val="23"/>
        </w:numPr>
      </w:pPr>
      <w:r>
        <w:t>Un onglet « Notifications » à la première page de l’interface administrateur</w:t>
      </w:r>
    </w:p>
    <w:p w14:paraId="5AE2872A" w14:textId="77777777" w:rsidR="00D10D57" w:rsidRDefault="00D10D57" w:rsidP="00B567D0">
      <w:pPr>
        <w:pStyle w:val="Paragraphedeliste"/>
        <w:numPr>
          <w:ilvl w:val="0"/>
          <w:numId w:val="23"/>
        </w:numPr>
      </w:pPr>
      <w:r>
        <w:t>Un onglet « Paramétrages »</w:t>
      </w:r>
    </w:p>
    <w:p w14:paraId="3F68387D" w14:textId="77777777" w:rsidR="00D10D57" w:rsidRDefault="00D10D57" w:rsidP="00B567D0">
      <w:pPr>
        <w:pStyle w:val="Paragraphedeliste"/>
        <w:numPr>
          <w:ilvl w:val="0"/>
          <w:numId w:val="23"/>
        </w:numPr>
      </w:pPr>
      <w:r>
        <w:t>Une option « Historique INFO » dans la liste d’options qui se déroule lors d’un clic sur le bouton  sur un profil utilisateur dans la section représentant une personne</w:t>
      </w:r>
    </w:p>
    <w:p w14:paraId="1C4BF246" w14:textId="77777777" w:rsidR="00D10D57" w:rsidRDefault="00D10D57" w:rsidP="00B567D0">
      <w:pPr>
        <w:pStyle w:val="Paragraphedeliste"/>
        <w:numPr>
          <w:ilvl w:val="0"/>
          <w:numId w:val="23"/>
        </w:numPr>
      </w:pPr>
      <w:r>
        <w:t>Un onglet « Liste des habilitations » dans l’onglet « Liste du personnel »</w:t>
      </w:r>
    </w:p>
    <w:p w14:paraId="289A1942" w14:textId="77777777" w:rsidR="00D10D57" w:rsidRDefault="00D10D57" w:rsidP="00B567D0">
      <w:pPr>
        <w:pStyle w:val="Paragraphedeliste"/>
        <w:numPr>
          <w:ilvl w:val="0"/>
          <w:numId w:val="23"/>
        </w:numPr>
      </w:pPr>
      <w:r>
        <w:t>La possibilité de désactiver un compte utilisateur</w:t>
      </w:r>
    </w:p>
    <w:p w14:paraId="3AC7CACD" w14:textId="77777777" w:rsidR="00D10D57" w:rsidRDefault="00D10D57" w:rsidP="00D10D57">
      <w:pPr>
        <w:jc w:val="both"/>
      </w:pPr>
      <w:r>
        <w:tab/>
      </w:r>
    </w:p>
    <w:p w14:paraId="1DBBDB70" w14:textId="77777777" w:rsidR="00D10D57" w:rsidRDefault="00D10D57" w:rsidP="00D10D57">
      <w:pPr>
        <w:jc w:val="both"/>
      </w:pPr>
      <w:r>
        <w:t>La présentation des options pour l’administrateur IT est suggérée comme suit :</w:t>
      </w:r>
    </w:p>
    <w:p w14:paraId="4ADE1DAC" w14:textId="77777777" w:rsidR="00D10D57" w:rsidRDefault="00D10D57" w:rsidP="00D10D57">
      <w:pPr>
        <w:ind w:firstLine="708"/>
        <w:jc w:val="both"/>
      </w:pPr>
      <w:r>
        <w:rPr>
          <w:noProof/>
          <w:lang w:val="en-US"/>
        </w:rPr>
        <w:drawing>
          <wp:inline distT="0" distB="0" distL="0" distR="0" wp14:anchorId="087D211F" wp14:editId="7B4DA860">
            <wp:extent cx="5760718" cy="324040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istorique info.png"/>
                    <pic:cNvPicPr/>
                  </pic:nvPicPr>
                  <pic:blipFill>
                    <a:blip r:embed="rId43">
                      <a:extLst>
                        <a:ext uri="{28A0092B-C50C-407E-A947-70E740481C1C}">
                          <a14:useLocalDpi xmlns:a14="http://schemas.microsoft.com/office/drawing/2010/main" val="0"/>
                        </a:ext>
                      </a:extLst>
                    </a:blip>
                    <a:stretch>
                      <a:fillRect/>
                    </a:stretch>
                  </pic:blipFill>
                  <pic:spPr>
                    <a:xfrm>
                      <a:off x="0" y="0"/>
                      <a:ext cx="5760718" cy="3240403"/>
                    </a:xfrm>
                    <a:prstGeom prst="rect">
                      <a:avLst/>
                    </a:prstGeom>
                  </pic:spPr>
                </pic:pic>
              </a:graphicData>
            </a:graphic>
          </wp:inline>
        </w:drawing>
      </w:r>
    </w:p>
    <w:p w14:paraId="46251BFC" w14:textId="77777777" w:rsidR="00D10D57" w:rsidRDefault="00D10D57" w:rsidP="00D10D57">
      <w:pPr>
        <w:pStyle w:val="Lgende"/>
      </w:pPr>
      <w:bookmarkStart w:id="98" w:name="_Toc76128536"/>
      <w:r>
        <w:t xml:space="preserve">Figure </w:t>
      </w:r>
      <w:fldSimple w:instr=" SEQ Figure \* ARABIC ">
        <w:r w:rsidR="001C3B3A">
          <w:rPr>
            <w:noProof/>
          </w:rPr>
          <w:t>20</w:t>
        </w:r>
      </w:fldSimple>
      <w:r>
        <w:t xml:space="preserve">: </w:t>
      </w:r>
      <w:r w:rsidRPr="009A3F6E">
        <w:t>Présentation des options IT</w:t>
      </w:r>
      <w:bookmarkEnd w:id="98"/>
    </w:p>
    <w:p w14:paraId="18AF7DD9" w14:textId="77777777" w:rsidR="00D10D57" w:rsidRDefault="00D10D57" w:rsidP="00D10D57">
      <w:pPr>
        <w:ind w:firstLine="708"/>
        <w:jc w:val="both"/>
      </w:pPr>
    </w:p>
    <w:p w14:paraId="1F7BA582" w14:textId="77777777" w:rsidR="00D10D57" w:rsidRDefault="00D10D57" w:rsidP="00D10D57">
      <w:pPr>
        <w:jc w:val="both"/>
      </w:pPr>
    </w:p>
    <w:p w14:paraId="65891E20" w14:textId="77777777" w:rsidR="00D10D57" w:rsidRDefault="00D10D57" w:rsidP="00D10D57">
      <w:pPr>
        <w:ind w:firstLine="708"/>
        <w:jc w:val="both"/>
      </w:pPr>
    </w:p>
    <w:p w14:paraId="5855B0C7" w14:textId="77777777" w:rsidR="00D10D57" w:rsidRDefault="00D10D57" w:rsidP="00D10D57"/>
    <w:p w14:paraId="6A6BA57F" w14:textId="77777777" w:rsidR="00D10D57" w:rsidRDefault="00D10D57" w:rsidP="00D10D57">
      <w:pPr>
        <w:pStyle w:val="Titre3"/>
      </w:pPr>
      <w:bookmarkStart w:id="99" w:name="_Toc76128508"/>
      <w:r>
        <w:t>Notifications</w:t>
      </w:r>
      <w:bookmarkEnd w:id="99"/>
    </w:p>
    <w:p w14:paraId="3EB8E5DC" w14:textId="77777777" w:rsidR="00D10D57" w:rsidRDefault="00D10D57" w:rsidP="00D10D57">
      <w:pPr>
        <w:ind w:firstLine="426"/>
      </w:pPr>
      <w:r>
        <w:t>La présentation des notifications pour l’administrateur IT est suggérée comme suit :</w:t>
      </w:r>
    </w:p>
    <w:p w14:paraId="5656F1E7" w14:textId="77777777" w:rsidR="00D10D57" w:rsidRDefault="00D10D57" w:rsidP="00D10D57">
      <w:pPr>
        <w:keepNext/>
        <w:ind w:left="708"/>
      </w:pPr>
      <w:commentRangeStart w:id="100"/>
      <w:r>
        <w:rPr>
          <w:noProof/>
          <w:lang w:val="en-US"/>
        </w:rPr>
        <w:lastRenderedPageBreak/>
        <w:drawing>
          <wp:inline distT="0" distB="0" distL="0" distR="0" wp14:anchorId="2F38D8CA" wp14:editId="0242899B">
            <wp:extent cx="5760718" cy="324040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otification IT.png"/>
                    <pic:cNvPicPr/>
                  </pic:nvPicPr>
                  <pic:blipFill>
                    <a:blip r:embed="rId44">
                      <a:extLst>
                        <a:ext uri="{28A0092B-C50C-407E-A947-70E740481C1C}">
                          <a14:useLocalDpi xmlns:a14="http://schemas.microsoft.com/office/drawing/2010/main" val="0"/>
                        </a:ext>
                      </a:extLst>
                    </a:blip>
                    <a:stretch>
                      <a:fillRect/>
                    </a:stretch>
                  </pic:blipFill>
                  <pic:spPr>
                    <a:xfrm>
                      <a:off x="0" y="0"/>
                      <a:ext cx="5760718" cy="3240404"/>
                    </a:xfrm>
                    <a:prstGeom prst="rect">
                      <a:avLst/>
                    </a:prstGeom>
                  </pic:spPr>
                </pic:pic>
              </a:graphicData>
            </a:graphic>
          </wp:inline>
        </w:drawing>
      </w:r>
      <w:commentRangeEnd w:id="100"/>
      <w:r w:rsidR="00D91FC9">
        <w:rPr>
          <w:rStyle w:val="Marquedecommentaire"/>
        </w:rPr>
        <w:commentReference w:id="100"/>
      </w:r>
    </w:p>
    <w:p w14:paraId="608B019C" w14:textId="77777777" w:rsidR="00D10D57" w:rsidRDefault="00D10D57" w:rsidP="00D10D57">
      <w:pPr>
        <w:pStyle w:val="Lgende"/>
      </w:pPr>
      <w:bookmarkStart w:id="101" w:name="_Toc76128537"/>
      <w:r>
        <w:t xml:space="preserve">Figure </w:t>
      </w:r>
      <w:fldSimple w:instr=" SEQ Figure \* ARABIC ">
        <w:r w:rsidR="001C3B3A">
          <w:rPr>
            <w:noProof/>
          </w:rPr>
          <w:t>21</w:t>
        </w:r>
      </w:fldSimple>
      <w:r>
        <w:t xml:space="preserve">: </w:t>
      </w:r>
      <w:r w:rsidRPr="006677DF">
        <w:t>Présentation de la notification IT</w:t>
      </w:r>
      <w:bookmarkEnd w:id="101"/>
    </w:p>
    <w:p w14:paraId="4FC99D94" w14:textId="77777777" w:rsidR="00D10D57" w:rsidRDefault="00D10D57" w:rsidP="00D10D57">
      <w:pPr>
        <w:keepNext/>
        <w:ind w:left="708"/>
      </w:pPr>
    </w:p>
    <w:p w14:paraId="04AF23CA" w14:textId="77777777" w:rsidR="00D10D57" w:rsidRDefault="00D10D57" w:rsidP="00D10D57">
      <w:pPr>
        <w:ind w:left="708"/>
      </w:pPr>
    </w:p>
    <w:p w14:paraId="4DFCBADF" w14:textId="77777777" w:rsidR="00D10D57" w:rsidRPr="005656A0" w:rsidRDefault="00D10D57" w:rsidP="00D10D57"/>
    <w:tbl>
      <w:tblPr>
        <w:tblStyle w:val="Grilledutableau"/>
        <w:tblW w:w="0" w:type="auto"/>
        <w:tblLook w:val="04A0" w:firstRow="1" w:lastRow="0" w:firstColumn="1" w:lastColumn="0" w:noHBand="0" w:noVBand="1"/>
      </w:tblPr>
      <w:tblGrid>
        <w:gridCol w:w="2693"/>
        <w:gridCol w:w="6369"/>
      </w:tblGrid>
      <w:tr w:rsidR="00D10D57" w:rsidRPr="00C20277" w14:paraId="72A2DA88" w14:textId="77777777" w:rsidTr="00FE542D">
        <w:tc>
          <w:tcPr>
            <w:tcW w:w="9067" w:type="dxa"/>
            <w:gridSpan w:val="2"/>
          </w:tcPr>
          <w:p w14:paraId="7399E994" w14:textId="77777777" w:rsidR="00D10D57" w:rsidRPr="000434CC" w:rsidRDefault="00D10D57" w:rsidP="00D10D57">
            <w:pPr>
              <w:jc w:val="center"/>
              <w:rPr>
                <w:b/>
              </w:rPr>
            </w:pPr>
            <w:r w:rsidRPr="000434CC">
              <w:rPr>
                <w:b/>
              </w:rPr>
              <w:t>Fiche de description de fonctionnalité</w:t>
            </w:r>
          </w:p>
        </w:tc>
      </w:tr>
      <w:tr w:rsidR="00D10D57" w14:paraId="17B39EDF" w14:textId="77777777" w:rsidTr="00FE542D">
        <w:tc>
          <w:tcPr>
            <w:tcW w:w="2694" w:type="dxa"/>
          </w:tcPr>
          <w:p w14:paraId="6CA698B4" w14:textId="77777777" w:rsidR="00D10D57" w:rsidRDefault="00D10D57" w:rsidP="00D10D57">
            <w:r w:rsidRPr="00BE0BD5">
              <w:rPr>
                <w:b/>
              </w:rPr>
              <w:t>Nom de la fonctionnalité</w:t>
            </w:r>
          </w:p>
        </w:tc>
        <w:tc>
          <w:tcPr>
            <w:tcW w:w="6373" w:type="dxa"/>
          </w:tcPr>
          <w:p w14:paraId="4E3D10A0" w14:textId="77777777" w:rsidR="00D10D57" w:rsidRDefault="00D10D57" w:rsidP="00D10D57">
            <w:r>
              <w:t>Notifications</w:t>
            </w:r>
          </w:p>
        </w:tc>
      </w:tr>
      <w:tr w:rsidR="00D10D57" w14:paraId="7D1819A2" w14:textId="77777777" w:rsidTr="00FE542D">
        <w:tc>
          <w:tcPr>
            <w:tcW w:w="2694" w:type="dxa"/>
          </w:tcPr>
          <w:p w14:paraId="60E29532" w14:textId="77777777" w:rsidR="00D10D57" w:rsidRDefault="00D10D57" w:rsidP="00D10D57">
            <w:r w:rsidRPr="00BE0BD5">
              <w:rPr>
                <w:b/>
              </w:rPr>
              <w:t>Description sommaire</w:t>
            </w:r>
          </w:p>
        </w:tc>
        <w:tc>
          <w:tcPr>
            <w:tcW w:w="6373" w:type="dxa"/>
          </w:tcPr>
          <w:p w14:paraId="6F82843D" w14:textId="77777777" w:rsidR="00D10D57" w:rsidRDefault="00D10D57" w:rsidP="00D10D57">
            <w:r>
              <w:t>A chaque entrée ou départ d’un nouveau personnel, la RHI et/ou le manager ajoute une fiche de demande d’habilitation. A ce moment-là, une notification parvient dans la session du compte IT pour une activation ou désactivation de la personne.</w:t>
            </w:r>
          </w:p>
        </w:tc>
      </w:tr>
      <w:tr w:rsidR="00D10D57" w14:paraId="436990BC" w14:textId="77777777" w:rsidTr="00FE542D">
        <w:tc>
          <w:tcPr>
            <w:tcW w:w="2694" w:type="dxa"/>
          </w:tcPr>
          <w:p w14:paraId="209C5743" w14:textId="77777777" w:rsidR="00D10D57" w:rsidRDefault="00D10D57" w:rsidP="00D10D57">
            <w:r w:rsidRPr="001B2B57">
              <w:rPr>
                <w:b/>
              </w:rPr>
              <w:t>Fonctionnalités attendues</w:t>
            </w:r>
          </w:p>
        </w:tc>
        <w:tc>
          <w:tcPr>
            <w:tcW w:w="6373" w:type="dxa"/>
          </w:tcPr>
          <w:p w14:paraId="28CC5F1C" w14:textId="77777777" w:rsidR="00D10D57" w:rsidRDefault="00D10D57" w:rsidP="00D10D57">
            <w:r>
              <w:t>Le système devrait afficher une notification à chaque fois qu’une demande d’habilitation/déshabilitation soit ajoutée pour un personnel.</w:t>
            </w:r>
          </w:p>
        </w:tc>
      </w:tr>
      <w:tr w:rsidR="00D10D57" w14:paraId="6E4B9352" w14:textId="77777777" w:rsidTr="00FE542D">
        <w:tc>
          <w:tcPr>
            <w:tcW w:w="2694" w:type="dxa"/>
          </w:tcPr>
          <w:p w14:paraId="43E254CA" w14:textId="77777777" w:rsidR="00D10D57" w:rsidRDefault="00D10D57" w:rsidP="00D10D57">
            <w:r>
              <w:rPr>
                <w:b/>
              </w:rPr>
              <w:t>Composants</w:t>
            </w:r>
          </w:p>
        </w:tc>
        <w:tc>
          <w:tcPr>
            <w:tcW w:w="6373" w:type="dxa"/>
          </w:tcPr>
          <w:p w14:paraId="5CDB90B7" w14:textId="77777777" w:rsidR="00D10D57" w:rsidRDefault="00D10D57" w:rsidP="00D10D57">
            <w:r>
              <w:t>Liste déroulante  énumérant les tâches qui nécessitent l’action du département INFO</w:t>
            </w:r>
          </w:p>
        </w:tc>
      </w:tr>
      <w:tr w:rsidR="00D10D57" w14:paraId="5AE05105" w14:textId="77777777" w:rsidTr="00FE542D">
        <w:tc>
          <w:tcPr>
            <w:tcW w:w="2694" w:type="dxa"/>
          </w:tcPr>
          <w:p w14:paraId="645F9EA2" w14:textId="77777777" w:rsidR="00D10D57" w:rsidRDefault="00D10D57" w:rsidP="00D10D57">
            <w:r w:rsidRPr="0038344E">
              <w:rPr>
                <w:b/>
              </w:rPr>
              <w:t>Règles de gestion</w:t>
            </w:r>
          </w:p>
        </w:tc>
        <w:tc>
          <w:tcPr>
            <w:tcW w:w="6373" w:type="dxa"/>
          </w:tcPr>
          <w:p w14:paraId="435591C8" w14:textId="77777777" w:rsidR="00D10D57" w:rsidRDefault="00D10D57" w:rsidP="00B567D0">
            <w:pPr>
              <w:pStyle w:val="Paragraphedeliste"/>
              <w:numPr>
                <w:ilvl w:val="0"/>
                <w:numId w:val="8"/>
              </w:numPr>
              <w:jc w:val="both"/>
            </w:pPr>
            <w:r>
              <w:t>La structure de la notification est comme suit : « Nom du département : Nom de la personne à habiliter ou déshabiliter, instruction sur l’action à faire ».</w:t>
            </w:r>
          </w:p>
          <w:p w14:paraId="44C672D5" w14:textId="77777777" w:rsidR="00D10D57" w:rsidRDefault="00D10D57" w:rsidP="00B567D0">
            <w:pPr>
              <w:pStyle w:val="Paragraphedeliste"/>
              <w:numPr>
                <w:ilvl w:val="0"/>
                <w:numId w:val="8"/>
              </w:numPr>
              <w:jc w:val="both"/>
            </w:pPr>
            <w:r>
              <w:t>La couleur par défaut de l’icône est noire</w:t>
            </w:r>
          </w:p>
          <w:p w14:paraId="0C3032AB" w14:textId="77777777" w:rsidR="00D10D57" w:rsidRDefault="00D10D57" w:rsidP="00B567D0">
            <w:pPr>
              <w:pStyle w:val="Paragraphedeliste"/>
              <w:numPr>
                <w:ilvl w:val="0"/>
                <w:numId w:val="8"/>
              </w:numPr>
              <w:jc w:val="both"/>
            </w:pPr>
            <w:r>
              <w:t>La couleur de l’icône devient rouge quand il y a des actions en suspens pour l’administrateur IT</w:t>
            </w:r>
          </w:p>
          <w:p w14:paraId="30148311" w14:textId="77777777" w:rsidR="00D10D57" w:rsidRDefault="00D10D57" w:rsidP="00B567D0">
            <w:pPr>
              <w:pStyle w:val="Paragraphedeliste"/>
              <w:numPr>
                <w:ilvl w:val="0"/>
                <w:numId w:val="8"/>
              </w:numPr>
              <w:jc w:val="both"/>
            </w:pPr>
            <w:r>
              <w:t>En addition au changement de l’icône, un mail est aussi envoyé au département IT concernant l’action en suspens</w:t>
            </w:r>
          </w:p>
          <w:p w14:paraId="1DF4FED1" w14:textId="77777777" w:rsidR="00D10D57" w:rsidRDefault="00D10D57" w:rsidP="00B567D0">
            <w:pPr>
              <w:pStyle w:val="Paragraphedeliste"/>
              <w:numPr>
                <w:ilvl w:val="0"/>
                <w:numId w:val="8"/>
              </w:numPr>
              <w:jc w:val="both"/>
            </w:pPr>
            <w:r>
              <w:t>Chaque élément de la liste des tâches en suspens s’enlève automatiquement dès que les actions nécessaires sont effectuées</w:t>
            </w:r>
          </w:p>
        </w:tc>
      </w:tr>
    </w:tbl>
    <w:p w14:paraId="6A911663" w14:textId="77777777" w:rsidR="00D10D57" w:rsidRPr="000D6EA2" w:rsidRDefault="00D10D57" w:rsidP="00D10D57"/>
    <w:p w14:paraId="5B14D18B" w14:textId="77777777" w:rsidR="00D10D57" w:rsidRDefault="00D10D57" w:rsidP="00D10D57">
      <w:pPr>
        <w:pStyle w:val="Titre3"/>
      </w:pPr>
      <w:bookmarkStart w:id="102" w:name="_Toc76128509"/>
      <w:r>
        <w:lastRenderedPageBreak/>
        <w:t>Paramétrages</w:t>
      </w:r>
      <w:bookmarkEnd w:id="102"/>
    </w:p>
    <w:p w14:paraId="570ECECF" w14:textId="77777777" w:rsidR="009F1D01" w:rsidRPr="009F1D01" w:rsidRDefault="009F1D01" w:rsidP="00B567D0"/>
    <w:tbl>
      <w:tblPr>
        <w:tblStyle w:val="Grilledutableau"/>
        <w:tblW w:w="0" w:type="auto"/>
        <w:tblLook w:val="04A0" w:firstRow="1" w:lastRow="0" w:firstColumn="1" w:lastColumn="0" w:noHBand="0" w:noVBand="1"/>
      </w:tblPr>
      <w:tblGrid>
        <w:gridCol w:w="2693"/>
        <w:gridCol w:w="6369"/>
      </w:tblGrid>
      <w:tr w:rsidR="00D10D57" w:rsidRPr="00756B45" w14:paraId="49476776" w14:textId="77777777" w:rsidTr="00FE542D">
        <w:tc>
          <w:tcPr>
            <w:tcW w:w="9067" w:type="dxa"/>
            <w:gridSpan w:val="2"/>
          </w:tcPr>
          <w:p w14:paraId="48B7ABD2" w14:textId="77777777" w:rsidR="00D10D57" w:rsidRPr="00756B45" w:rsidRDefault="00D10D57" w:rsidP="00D10D57">
            <w:pPr>
              <w:jc w:val="center"/>
              <w:rPr>
                <w:b/>
              </w:rPr>
            </w:pPr>
            <w:r w:rsidRPr="00756B45">
              <w:rPr>
                <w:b/>
              </w:rPr>
              <w:t>Fiche de description de fonctionnalité</w:t>
            </w:r>
          </w:p>
        </w:tc>
      </w:tr>
      <w:tr w:rsidR="00D10D57" w14:paraId="35B2CF17" w14:textId="77777777" w:rsidTr="00FE542D">
        <w:tc>
          <w:tcPr>
            <w:tcW w:w="2694" w:type="dxa"/>
          </w:tcPr>
          <w:p w14:paraId="53590158" w14:textId="77777777" w:rsidR="00D10D57" w:rsidRDefault="00D10D57" w:rsidP="00D10D57">
            <w:r w:rsidRPr="00BE0BD5">
              <w:rPr>
                <w:b/>
              </w:rPr>
              <w:t>Nom de la fonctionnalité</w:t>
            </w:r>
          </w:p>
        </w:tc>
        <w:tc>
          <w:tcPr>
            <w:tcW w:w="6373" w:type="dxa"/>
          </w:tcPr>
          <w:p w14:paraId="189560E4" w14:textId="77777777" w:rsidR="00D10D57" w:rsidRDefault="00D10D57" w:rsidP="00D10D57">
            <w:r>
              <w:t>Paramétrages</w:t>
            </w:r>
          </w:p>
        </w:tc>
      </w:tr>
      <w:tr w:rsidR="00D10D57" w14:paraId="6C68108A" w14:textId="77777777" w:rsidTr="00FE542D">
        <w:tc>
          <w:tcPr>
            <w:tcW w:w="2694" w:type="dxa"/>
          </w:tcPr>
          <w:p w14:paraId="27BF6B0A" w14:textId="77777777" w:rsidR="00D10D57" w:rsidRDefault="00D10D57" w:rsidP="00D10D57">
            <w:r w:rsidRPr="00BE0BD5">
              <w:rPr>
                <w:b/>
              </w:rPr>
              <w:t>Description sommaire</w:t>
            </w:r>
          </w:p>
        </w:tc>
        <w:tc>
          <w:tcPr>
            <w:tcW w:w="6373" w:type="dxa"/>
          </w:tcPr>
          <w:p w14:paraId="757A359F" w14:textId="77777777" w:rsidR="00D10D57" w:rsidRDefault="00D10D57" w:rsidP="00D10D57">
            <w:r>
              <w:t>Pour les divers authentification ou envois mails, les configurations seront effectuées ici.</w:t>
            </w:r>
          </w:p>
        </w:tc>
      </w:tr>
      <w:tr w:rsidR="00D10D57" w14:paraId="5D980068" w14:textId="77777777" w:rsidTr="00FE542D">
        <w:tc>
          <w:tcPr>
            <w:tcW w:w="2694" w:type="dxa"/>
          </w:tcPr>
          <w:p w14:paraId="6F4F8108" w14:textId="77777777" w:rsidR="00D10D57" w:rsidRDefault="00D10D57" w:rsidP="00D10D57">
            <w:r w:rsidRPr="001B2B57">
              <w:rPr>
                <w:b/>
              </w:rPr>
              <w:t>Fonctionnalités attendues</w:t>
            </w:r>
          </w:p>
        </w:tc>
        <w:tc>
          <w:tcPr>
            <w:tcW w:w="6373" w:type="dxa"/>
          </w:tcPr>
          <w:p w14:paraId="5815F655" w14:textId="77777777" w:rsidR="00D10D57" w:rsidRDefault="00D10D57" w:rsidP="00D10D57">
            <w:r>
              <w:t>Le système devra permettre de configurer et tester les divers paramètres de mailing, d’authentification LDAP ou encore d’autres paramétrages nécessaires (ex : l’ajout ou la suppression de liste de département » dans cette fonctionnalité</w:t>
            </w:r>
          </w:p>
        </w:tc>
      </w:tr>
      <w:tr w:rsidR="00F3126C" w14:paraId="6D0AC6C3" w14:textId="77777777" w:rsidTr="00FE542D">
        <w:tc>
          <w:tcPr>
            <w:tcW w:w="2694" w:type="dxa"/>
          </w:tcPr>
          <w:p w14:paraId="14A6FD0F" w14:textId="09E05E59" w:rsidR="00F3126C" w:rsidRPr="001B2B57" w:rsidRDefault="00F3126C" w:rsidP="00D10D57">
            <w:pPr>
              <w:rPr>
                <w:b/>
              </w:rPr>
            </w:pPr>
            <w:r>
              <w:rPr>
                <w:b/>
              </w:rPr>
              <w:t>Composants</w:t>
            </w:r>
          </w:p>
        </w:tc>
        <w:tc>
          <w:tcPr>
            <w:tcW w:w="6373" w:type="dxa"/>
          </w:tcPr>
          <w:p w14:paraId="22CA670C" w14:textId="77777777" w:rsidR="00F3126C" w:rsidRDefault="00CB4601" w:rsidP="00D10D57">
            <w:r>
              <w:t>Cette page est composée de 4 onglets dont :</w:t>
            </w:r>
          </w:p>
          <w:p w14:paraId="47B0682B" w14:textId="77777777" w:rsidR="00CB4601" w:rsidRDefault="00CB4601" w:rsidP="00B567D0">
            <w:pPr>
              <w:pStyle w:val="Paragraphedeliste"/>
              <w:numPr>
                <w:ilvl w:val="0"/>
                <w:numId w:val="23"/>
              </w:numPr>
            </w:pPr>
            <w:r>
              <w:t>L’onglet mail</w:t>
            </w:r>
          </w:p>
          <w:p w14:paraId="60F8B1EF" w14:textId="77777777" w:rsidR="00CB4601" w:rsidRDefault="00CB4601" w:rsidP="00B567D0">
            <w:pPr>
              <w:pStyle w:val="Paragraphedeliste"/>
              <w:numPr>
                <w:ilvl w:val="0"/>
                <w:numId w:val="23"/>
              </w:numPr>
            </w:pPr>
            <w:r>
              <w:t>L’onglet LDAP</w:t>
            </w:r>
          </w:p>
          <w:p w14:paraId="300FCC49" w14:textId="77777777" w:rsidR="00CB4601" w:rsidRDefault="00CB4601" w:rsidP="00B567D0">
            <w:pPr>
              <w:pStyle w:val="Paragraphedeliste"/>
              <w:numPr>
                <w:ilvl w:val="0"/>
                <w:numId w:val="23"/>
              </w:numPr>
            </w:pPr>
            <w:r>
              <w:t>L’onglet Groupes</w:t>
            </w:r>
          </w:p>
          <w:p w14:paraId="6546ED4E" w14:textId="59858516" w:rsidR="00CB4601" w:rsidRDefault="00CB4601" w:rsidP="00B567D0">
            <w:pPr>
              <w:pStyle w:val="Paragraphedeliste"/>
              <w:numPr>
                <w:ilvl w:val="0"/>
                <w:numId w:val="23"/>
              </w:numPr>
            </w:pPr>
            <w:r>
              <w:t>L’onglet Département</w:t>
            </w:r>
          </w:p>
        </w:tc>
      </w:tr>
      <w:tr w:rsidR="00D10D57" w14:paraId="377DA2D4" w14:textId="77777777" w:rsidTr="00FE542D">
        <w:tc>
          <w:tcPr>
            <w:tcW w:w="2694" w:type="dxa"/>
          </w:tcPr>
          <w:p w14:paraId="2B547458" w14:textId="691CD127" w:rsidR="00D10D57" w:rsidRDefault="00D10D57" w:rsidP="00D10D57">
            <w:r w:rsidRPr="0038344E">
              <w:rPr>
                <w:b/>
              </w:rPr>
              <w:t>Règles de gestion</w:t>
            </w:r>
          </w:p>
        </w:tc>
        <w:tc>
          <w:tcPr>
            <w:tcW w:w="6373" w:type="dxa"/>
          </w:tcPr>
          <w:p w14:paraId="62001049" w14:textId="77777777" w:rsidR="00D10D57" w:rsidRDefault="00D10D57" w:rsidP="00D10D57">
            <w:pPr>
              <w:jc w:val="both"/>
            </w:pPr>
            <w:r>
              <w:t>Les données sensibles inscrites ici seront enregistrées dans la base de données et seront en mode « cryptées » afin de ne pas être lisible facilement lors de l’exploitation de la base.</w:t>
            </w:r>
          </w:p>
        </w:tc>
      </w:tr>
    </w:tbl>
    <w:p w14:paraId="6E20B662" w14:textId="77777777" w:rsidR="009F1D01" w:rsidRDefault="009F1D01" w:rsidP="00B567D0"/>
    <w:p w14:paraId="4EF328E4" w14:textId="05F43A6C" w:rsidR="00961FE7" w:rsidRDefault="00961FE7" w:rsidP="00B567D0">
      <w:pPr>
        <w:pStyle w:val="Titre4"/>
        <w:numPr>
          <w:ilvl w:val="0"/>
          <w:numId w:val="37"/>
        </w:numPr>
      </w:pPr>
      <w:bookmarkStart w:id="103" w:name="_Toc76128510"/>
      <w:r>
        <w:t>L’onglet mail</w:t>
      </w:r>
      <w:bookmarkEnd w:id="103"/>
    </w:p>
    <w:p w14:paraId="2988F38D" w14:textId="42AD5C40" w:rsidR="00961FE7" w:rsidRDefault="009F1D01" w:rsidP="00B567D0">
      <w:r>
        <w:t>L’onglet présentant les tests des divers paramètres de mailing est suggéré comme suit :</w:t>
      </w:r>
    </w:p>
    <w:p w14:paraId="0FB8CC9C" w14:textId="4BDA1EFC" w:rsidR="009F1D01" w:rsidRDefault="009F1D01" w:rsidP="00B567D0">
      <w:r>
        <w:rPr>
          <w:noProof/>
          <w:lang w:val="en-US"/>
        </w:rPr>
        <w:drawing>
          <wp:inline distT="0" distB="0" distL="0" distR="0" wp14:anchorId="09E39872" wp14:editId="549A342B">
            <wp:extent cx="5760720" cy="32404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l.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69618DF3" w14:textId="6F617145" w:rsidR="009F1D01" w:rsidRDefault="009F1D01" w:rsidP="00B567D0">
      <w:pPr>
        <w:pStyle w:val="Lgende"/>
      </w:pPr>
      <w:bookmarkStart w:id="104" w:name="_Toc76128538"/>
      <w:r>
        <w:t xml:space="preserve">Figure </w:t>
      </w:r>
      <w:fldSimple w:instr=" SEQ Figure \* ARABIC ">
        <w:r w:rsidR="001C3B3A">
          <w:rPr>
            <w:noProof/>
          </w:rPr>
          <w:t>22</w:t>
        </w:r>
      </w:fldSimple>
      <w:r>
        <w:t>: Représentation de l'onglet de test des paramètres de mailing</w:t>
      </w:r>
      <w:bookmarkEnd w:id="104"/>
    </w:p>
    <w:p w14:paraId="6F18847F" w14:textId="0707E2B3" w:rsidR="00186313" w:rsidRDefault="00186313" w:rsidP="00B567D0">
      <w:commentRangeStart w:id="105"/>
      <w:r>
        <w:rPr>
          <w:noProof/>
          <w:lang w:val="en-US"/>
        </w:rPr>
        <w:lastRenderedPageBreak/>
        <w:drawing>
          <wp:inline distT="0" distB="0" distL="0" distR="0" wp14:anchorId="5490AC1E" wp14:editId="4FECB58C">
            <wp:extent cx="5760720" cy="32404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l fonctionnel.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commentRangeEnd w:id="105"/>
      <w:r w:rsidR="00D513F1">
        <w:rPr>
          <w:rStyle w:val="Marquedecommentaire"/>
        </w:rPr>
        <w:commentReference w:id="105"/>
      </w:r>
    </w:p>
    <w:p w14:paraId="46FDA535" w14:textId="7294F966" w:rsidR="00186313" w:rsidRDefault="00186313" w:rsidP="00B567D0">
      <w:pPr>
        <w:pStyle w:val="Lgende"/>
      </w:pPr>
      <w:bookmarkStart w:id="106" w:name="_Toc76128539"/>
      <w:r>
        <w:t xml:space="preserve">Figure </w:t>
      </w:r>
      <w:fldSimple w:instr=" SEQ Figure \* ARABIC ">
        <w:r w:rsidR="001C3B3A">
          <w:rPr>
            <w:noProof/>
          </w:rPr>
          <w:t>23</w:t>
        </w:r>
      </w:fldSimple>
      <w:r>
        <w:t>: Représentation du message de vérification d'un mail fonctionnel</w:t>
      </w:r>
      <w:bookmarkEnd w:id="106"/>
    </w:p>
    <w:p w14:paraId="5830A647" w14:textId="75CD2B8D" w:rsidR="00186313" w:rsidRDefault="00186313" w:rsidP="00B567D0">
      <w:commentRangeStart w:id="107"/>
      <w:r>
        <w:rPr>
          <w:noProof/>
          <w:lang w:val="en-US"/>
        </w:rPr>
        <w:drawing>
          <wp:inline distT="0" distB="0" distL="0" distR="0" wp14:anchorId="5B0CABE5" wp14:editId="3031B810">
            <wp:extent cx="5760720" cy="32404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l non fonctionnel.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commentRangeEnd w:id="107"/>
      <w:r w:rsidR="00D513F1">
        <w:rPr>
          <w:rStyle w:val="Marquedecommentaire"/>
        </w:rPr>
        <w:commentReference w:id="107"/>
      </w:r>
    </w:p>
    <w:p w14:paraId="7E6F0FC8" w14:textId="63ED76D5" w:rsidR="00186313" w:rsidRPr="00186313" w:rsidRDefault="00186313" w:rsidP="00B567D0">
      <w:pPr>
        <w:pStyle w:val="Lgende"/>
      </w:pPr>
      <w:bookmarkStart w:id="108" w:name="_Toc76128540"/>
      <w:r>
        <w:t xml:space="preserve">Figure </w:t>
      </w:r>
      <w:fldSimple w:instr=" SEQ Figure \* ARABIC ">
        <w:r w:rsidR="001C3B3A">
          <w:rPr>
            <w:noProof/>
          </w:rPr>
          <w:t>24</w:t>
        </w:r>
      </w:fldSimple>
      <w:r>
        <w:t>: Représentation du message d'erreur de vérification mail</w:t>
      </w:r>
      <w:bookmarkEnd w:id="108"/>
    </w:p>
    <w:tbl>
      <w:tblPr>
        <w:tblStyle w:val="Grilledutableau"/>
        <w:tblW w:w="0" w:type="auto"/>
        <w:tblLook w:val="04A0" w:firstRow="1" w:lastRow="0" w:firstColumn="1" w:lastColumn="0" w:noHBand="0" w:noVBand="1"/>
      </w:tblPr>
      <w:tblGrid>
        <w:gridCol w:w="2689"/>
        <w:gridCol w:w="6373"/>
      </w:tblGrid>
      <w:tr w:rsidR="009F1D01" w14:paraId="58E10759" w14:textId="77777777" w:rsidTr="001C3B3A">
        <w:tc>
          <w:tcPr>
            <w:tcW w:w="9062" w:type="dxa"/>
            <w:gridSpan w:val="2"/>
          </w:tcPr>
          <w:p w14:paraId="57FE7BD2" w14:textId="78945C50" w:rsidR="009F1D01" w:rsidRPr="00B567D0" w:rsidRDefault="009F1D01" w:rsidP="00B567D0">
            <w:pPr>
              <w:jc w:val="center"/>
              <w:rPr>
                <w:b/>
              </w:rPr>
            </w:pPr>
            <w:r w:rsidRPr="00B567D0">
              <w:rPr>
                <w:b/>
              </w:rPr>
              <w:t>Fiche de description de fonctionnalité</w:t>
            </w:r>
          </w:p>
        </w:tc>
      </w:tr>
      <w:tr w:rsidR="009F1D01" w14:paraId="67650A12" w14:textId="77777777" w:rsidTr="00B567D0">
        <w:tc>
          <w:tcPr>
            <w:tcW w:w="2689" w:type="dxa"/>
          </w:tcPr>
          <w:p w14:paraId="4BE3B5ED" w14:textId="6BC93EAC" w:rsidR="009F1D01" w:rsidRDefault="009F1D01" w:rsidP="009F1D01">
            <w:r w:rsidRPr="00BE0BD5">
              <w:rPr>
                <w:b/>
              </w:rPr>
              <w:t>Nom de la fonctionnalité</w:t>
            </w:r>
          </w:p>
        </w:tc>
        <w:tc>
          <w:tcPr>
            <w:tcW w:w="6373" w:type="dxa"/>
          </w:tcPr>
          <w:p w14:paraId="79C721B5" w14:textId="01A0591D" w:rsidR="009F1D01" w:rsidRDefault="008604D5" w:rsidP="009F1D01">
            <w:r>
              <w:t>Test de paramétrage de mailing</w:t>
            </w:r>
          </w:p>
        </w:tc>
      </w:tr>
      <w:tr w:rsidR="009F1D01" w14:paraId="62DCAB2D" w14:textId="77777777" w:rsidTr="00B567D0">
        <w:tc>
          <w:tcPr>
            <w:tcW w:w="2689" w:type="dxa"/>
          </w:tcPr>
          <w:p w14:paraId="2A405558" w14:textId="2276320D" w:rsidR="009F1D01" w:rsidRDefault="009F1D01" w:rsidP="009F1D01">
            <w:r w:rsidRPr="00BE0BD5">
              <w:rPr>
                <w:b/>
              </w:rPr>
              <w:t>Description sommaire</w:t>
            </w:r>
          </w:p>
        </w:tc>
        <w:tc>
          <w:tcPr>
            <w:tcW w:w="6373" w:type="dxa"/>
          </w:tcPr>
          <w:p w14:paraId="0116CDAA" w14:textId="0231B541" w:rsidR="009F1D01" w:rsidRDefault="00AD4D95" w:rsidP="009F1D01">
            <w:r>
              <w:t>Cette fonctionnalité est ouverte pour un test de l’existence d’un mail.</w:t>
            </w:r>
          </w:p>
        </w:tc>
      </w:tr>
      <w:tr w:rsidR="009F1D01" w14:paraId="5533D45E" w14:textId="77777777" w:rsidTr="00B567D0">
        <w:tc>
          <w:tcPr>
            <w:tcW w:w="2689" w:type="dxa"/>
          </w:tcPr>
          <w:p w14:paraId="469FD4EF" w14:textId="2B6AEBA0" w:rsidR="009F1D01" w:rsidRDefault="009F1D01" w:rsidP="009F1D01">
            <w:r w:rsidRPr="001B2B57">
              <w:rPr>
                <w:b/>
              </w:rPr>
              <w:t>Fonctionnalités attendues</w:t>
            </w:r>
          </w:p>
        </w:tc>
        <w:tc>
          <w:tcPr>
            <w:tcW w:w="6373" w:type="dxa"/>
          </w:tcPr>
          <w:p w14:paraId="7CB8B63A" w14:textId="6F74CE3A" w:rsidR="009F1D01" w:rsidRDefault="00AD4D95" w:rsidP="009F1D01">
            <w:r>
              <w:t xml:space="preserve">Le système doit pouvoir affirmer si l’adresse mail est bien </w:t>
            </w:r>
            <w:r w:rsidR="00186313">
              <w:t>fonctionnelle ou si elle n’existe pas.</w:t>
            </w:r>
          </w:p>
        </w:tc>
      </w:tr>
      <w:tr w:rsidR="009F1D01" w14:paraId="675CAFA5" w14:textId="77777777" w:rsidTr="00B567D0">
        <w:tc>
          <w:tcPr>
            <w:tcW w:w="2689" w:type="dxa"/>
          </w:tcPr>
          <w:p w14:paraId="4066F962" w14:textId="3FDE16DE" w:rsidR="009F1D01" w:rsidRDefault="009F1D01" w:rsidP="009F1D01">
            <w:r>
              <w:rPr>
                <w:b/>
              </w:rPr>
              <w:t>Composants</w:t>
            </w:r>
          </w:p>
        </w:tc>
        <w:tc>
          <w:tcPr>
            <w:tcW w:w="6373" w:type="dxa"/>
          </w:tcPr>
          <w:p w14:paraId="2E2D9841" w14:textId="77777777" w:rsidR="009F1D01" w:rsidRDefault="00C0638B" w:rsidP="009F1D01">
            <w:r>
              <w:t>L’onglet se compose de :</w:t>
            </w:r>
          </w:p>
          <w:p w14:paraId="2C771920" w14:textId="7AAD3764" w:rsidR="00C0638B" w:rsidRDefault="00C0638B" w:rsidP="00B567D0">
            <w:pPr>
              <w:pStyle w:val="Paragraphedeliste"/>
              <w:numPr>
                <w:ilvl w:val="0"/>
                <w:numId w:val="23"/>
              </w:numPr>
            </w:pPr>
            <w:r>
              <w:t>Champ de saisie de « L’adresse du serveur mail »</w:t>
            </w:r>
          </w:p>
          <w:p w14:paraId="13EA49E1" w14:textId="5CFC5A1F" w:rsidR="00C0638B" w:rsidRDefault="00C0638B" w:rsidP="00B567D0">
            <w:pPr>
              <w:pStyle w:val="Paragraphedeliste"/>
              <w:numPr>
                <w:ilvl w:val="0"/>
                <w:numId w:val="23"/>
              </w:numPr>
            </w:pPr>
            <w:r>
              <w:t>Champ de saisie du « Port » correspondant</w:t>
            </w:r>
          </w:p>
          <w:p w14:paraId="1C61B05F" w14:textId="77777777" w:rsidR="00C0638B" w:rsidRDefault="00C0638B" w:rsidP="00B567D0">
            <w:pPr>
              <w:pStyle w:val="Paragraphedeliste"/>
              <w:numPr>
                <w:ilvl w:val="0"/>
                <w:numId w:val="23"/>
              </w:numPr>
            </w:pPr>
            <w:r>
              <w:lastRenderedPageBreak/>
              <w:t>Champ de sélection du « Type de connexion chiffrée » dont les choix sont « SSL/TLS » ou « STARTTLS »</w:t>
            </w:r>
          </w:p>
          <w:p w14:paraId="5C8C1123" w14:textId="77777777" w:rsidR="00386F6E" w:rsidRDefault="00386F6E" w:rsidP="00B567D0">
            <w:pPr>
              <w:pStyle w:val="Paragraphedeliste"/>
              <w:numPr>
                <w:ilvl w:val="0"/>
                <w:numId w:val="23"/>
              </w:numPr>
            </w:pPr>
            <w:r>
              <w:t>Champ de saisie de « L’adresse mail utilisé »</w:t>
            </w:r>
          </w:p>
          <w:p w14:paraId="22B0D546" w14:textId="77777777" w:rsidR="00386F6E" w:rsidRDefault="00386F6E" w:rsidP="00B567D0">
            <w:pPr>
              <w:pStyle w:val="Paragraphedeliste"/>
              <w:numPr>
                <w:ilvl w:val="0"/>
                <w:numId w:val="23"/>
              </w:numPr>
            </w:pPr>
            <w:r>
              <w:t>Champ de saisie du « Mot de passe mail »</w:t>
            </w:r>
          </w:p>
          <w:p w14:paraId="4979F945" w14:textId="2DD5820B" w:rsidR="006329EA" w:rsidRDefault="006329EA" w:rsidP="00B567D0">
            <w:pPr>
              <w:pStyle w:val="Paragraphedeliste"/>
              <w:numPr>
                <w:ilvl w:val="0"/>
                <w:numId w:val="23"/>
              </w:numPr>
            </w:pPr>
            <w:r>
              <w:t>Bouton avec l’inscription « Effectuer un test » qui affichera un message du résultat du test mail.</w:t>
            </w:r>
          </w:p>
        </w:tc>
      </w:tr>
      <w:tr w:rsidR="009F1D01" w14:paraId="0792737F" w14:textId="77777777" w:rsidTr="00B567D0">
        <w:tc>
          <w:tcPr>
            <w:tcW w:w="2689" w:type="dxa"/>
          </w:tcPr>
          <w:p w14:paraId="69CB3623" w14:textId="1E21098B" w:rsidR="009F1D01" w:rsidRDefault="009F1D01" w:rsidP="009F1D01">
            <w:r w:rsidRPr="0038344E">
              <w:rPr>
                <w:b/>
              </w:rPr>
              <w:lastRenderedPageBreak/>
              <w:t>Règles de gestion</w:t>
            </w:r>
          </w:p>
        </w:tc>
        <w:tc>
          <w:tcPr>
            <w:tcW w:w="6373" w:type="dxa"/>
          </w:tcPr>
          <w:p w14:paraId="6FC8DB58" w14:textId="6CF94741" w:rsidR="009F1D01" w:rsidRDefault="00790E35" w:rsidP="00B567D0">
            <w:pPr>
              <w:pStyle w:val="Paragraphedeliste"/>
              <w:numPr>
                <w:ilvl w:val="0"/>
                <w:numId w:val="39"/>
              </w:numPr>
            </w:pPr>
            <w:r>
              <w:t>Si une fois le test effectué, l’adresse est bien existante et fonctionnelle, le système affichera un message « Cette adresse mail est fonctionnel »</w:t>
            </w:r>
          </w:p>
          <w:p w14:paraId="51E121EB" w14:textId="3F0B6287" w:rsidR="00790E35" w:rsidRDefault="00790E35" w:rsidP="00B567D0">
            <w:pPr>
              <w:pStyle w:val="Paragraphedeliste"/>
              <w:numPr>
                <w:ilvl w:val="0"/>
                <w:numId w:val="39"/>
              </w:numPr>
            </w:pPr>
            <w:r>
              <w:t>Au cas où l’adresse mail est invalide, le système affichera « Désolé, cette adresse mail n’existe pas »</w:t>
            </w:r>
          </w:p>
          <w:p w14:paraId="33E8DDD1" w14:textId="6F62DED4" w:rsidR="00790E35" w:rsidRDefault="00790E35" w:rsidP="00B567D0">
            <w:pPr>
              <w:pStyle w:val="Paragraphedeliste"/>
              <w:numPr>
                <w:ilvl w:val="0"/>
                <w:numId w:val="39"/>
              </w:numPr>
            </w:pPr>
            <w:r>
              <w:t>Tous les champs de saisie sont obligatoires pour effectuer le test mail.</w:t>
            </w:r>
          </w:p>
        </w:tc>
      </w:tr>
    </w:tbl>
    <w:p w14:paraId="42CFDCA4" w14:textId="77777777" w:rsidR="009561F2" w:rsidRDefault="009561F2" w:rsidP="00B567D0"/>
    <w:p w14:paraId="5FEF31CE" w14:textId="10C4A574" w:rsidR="009F1D01" w:rsidRDefault="009F1D01" w:rsidP="00B567D0">
      <w:pPr>
        <w:pStyle w:val="Titre4"/>
      </w:pPr>
      <w:bookmarkStart w:id="109" w:name="_Toc76128511"/>
      <w:r>
        <w:t>L’onglet LDAP</w:t>
      </w:r>
      <w:bookmarkEnd w:id="109"/>
    </w:p>
    <w:p w14:paraId="630C074A" w14:textId="5509B537" w:rsidR="009F1D01" w:rsidRDefault="009F1D01" w:rsidP="00B567D0">
      <w:r>
        <w:t>L’onglet de test d’authentification LDAP est suggéré comme suit :</w:t>
      </w:r>
    </w:p>
    <w:p w14:paraId="7079EFF8" w14:textId="143EA40D" w:rsidR="009F1D01" w:rsidRDefault="009F1D01" w:rsidP="00B567D0">
      <w:r>
        <w:rPr>
          <w:noProof/>
          <w:lang w:val="en-US"/>
        </w:rPr>
        <w:drawing>
          <wp:inline distT="0" distB="0" distL="0" distR="0" wp14:anchorId="4228363A" wp14:editId="3BAA9BDA">
            <wp:extent cx="5760720" cy="32404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DAP.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B29C0C8" w14:textId="557D0176" w:rsidR="009F1D01" w:rsidRDefault="009F1D01" w:rsidP="00B567D0">
      <w:pPr>
        <w:pStyle w:val="Lgende"/>
      </w:pPr>
      <w:bookmarkStart w:id="110" w:name="_Toc76128541"/>
      <w:r>
        <w:t xml:space="preserve">Figure </w:t>
      </w:r>
      <w:fldSimple w:instr=" SEQ Figure \* ARABIC ">
        <w:r w:rsidR="001C3B3A">
          <w:rPr>
            <w:noProof/>
          </w:rPr>
          <w:t>25</w:t>
        </w:r>
      </w:fldSimple>
      <w:r>
        <w:t>: Représentation de l'onglet de test de paramètre LDAP</w:t>
      </w:r>
      <w:bookmarkEnd w:id="110"/>
    </w:p>
    <w:tbl>
      <w:tblPr>
        <w:tblStyle w:val="Grilledutableau"/>
        <w:tblW w:w="0" w:type="auto"/>
        <w:tblLook w:val="04A0" w:firstRow="1" w:lastRow="0" w:firstColumn="1" w:lastColumn="0" w:noHBand="0" w:noVBand="1"/>
      </w:tblPr>
      <w:tblGrid>
        <w:gridCol w:w="2689"/>
        <w:gridCol w:w="6373"/>
      </w:tblGrid>
      <w:tr w:rsidR="009F1D01" w14:paraId="1950C537" w14:textId="77777777" w:rsidTr="001C3B3A">
        <w:tc>
          <w:tcPr>
            <w:tcW w:w="9062" w:type="dxa"/>
            <w:gridSpan w:val="2"/>
          </w:tcPr>
          <w:p w14:paraId="16962687" w14:textId="77777777" w:rsidR="009F1D01" w:rsidRPr="00A57F73" w:rsidRDefault="009F1D01" w:rsidP="001C3B3A">
            <w:pPr>
              <w:jc w:val="center"/>
              <w:rPr>
                <w:b/>
              </w:rPr>
            </w:pPr>
            <w:r w:rsidRPr="00A57F73">
              <w:rPr>
                <w:b/>
              </w:rPr>
              <w:t>Fiche de description de fonctionnalité</w:t>
            </w:r>
          </w:p>
        </w:tc>
      </w:tr>
      <w:tr w:rsidR="009F1D01" w14:paraId="043C29B9" w14:textId="77777777" w:rsidTr="001C3B3A">
        <w:tc>
          <w:tcPr>
            <w:tcW w:w="2689" w:type="dxa"/>
          </w:tcPr>
          <w:p w14:paraId="4AAA7CFC" w14:textId="77777777" w:rsidR="009F1D01" w:rsidRDefault="009F1D01" w:rsidP="001C3B3A">
            <w:r w:rsidRPr="00BE0BD5">
              <w:rPr>
                <w:b/>
              </w:rPr>
              <w:t>Nom de la fonctionnalité</w:t>
            </w:r>
          </w:p>
        </w:tc>
        <w:tc>
          <w:tcPr>
            <w:tcW w:w="6373" w:type="dxa"/>
          </w:tcPr>
          <w:p w14:paraId="0989BD9F" w14:textId="113ADCE3" w:rsidR="009F1D01" w:rsidRDefault="00E07E94" w:rsidP="00B567D0">
            <w:pPr>
              <w:tabs>
                <w:tab w:val="clear" w:pos="425"/>
                <w:tab w:val="left" w:pos="1440"/>
              </w:tabs>
            </w:pPr>
            <w:r>
              <w:t>Filtrage LDAP</w:t>
            </w:r>
          </w:p>
        </w:tc>
      </w:tr>
      <w:tr w:rsidR="009F1D01" w14:paraId="70619326" w14:textId="77777777" w:rsidTr="001C3B3A">
        <w:tc>
          <w:tcPr>
            <w:tcW w:w="2689" w:type="dxa"/>
          </w:tcPr>
          <w:p w14:paraId="13195116" w14:textId="77777777" w:rsidR="009F1D01" w:rsidRDefault="009F1D01" w:rsidP="001C3B3A">
            <w:r w:rsidRPr="00BE0BD5">
              <w:rPr>
                <w:b/>
              </w:rPr>
              <w:t>Description sommaire</w:t>
            </w:r>
          </w:p>
        </w:tc>
        <w:tc>
          <w:tcPr>
            <w:tcW w:w="6373" w:type="dxa"/>
          </w:tcPr>
          <w:p w14:paraId="4D487948" w14:textId="32771764" w:rsidR="009F1D01" w:rsidRDefault="00E07E94" w:rsidP="001C3B3A">
            <w:r>
              <w:t>Parmi les fonctionnalités d’administration gérées par l’équipe INFO, le test de paramètre LDAP est aussi disponible afin de s’assurer des accès donnés à un personnel.</w:t>
            </w:r>
          </w:p>
        </w:tc>
      </w:tr>
      <w:tr w:rsidR="009F1D01" w14:paraId="548900C4" w14:textId="77777777" w:rsidTr="001C3B3A">
        <w:tc>
          <w:tcPr>
            <w:tcW w:w="2689" w:type="dxa"/>
          </w:tcPr>
          <w:p w14:paraId="6A570A65" w14:textId="77777777" w:rsidR="009F1D01" w:rsidRDefault="009F1D01" w:rsidP="001C3B3A">
            <w:r w:rsidRPr="001B2B57">
              <w:rPr>
                <w:b/>
              </w:rPr>
              <w:t>Fonctionnalités attendues</w:t>
            </w:r>
          </w:p>
        </w:tc>
        <w:tc>
          <w:tcPr>
            <w:tcW w:w="6373" w:type="dxa"/>
          </w:tcPr>
          <w:p w14:paraId="2836AC9E" w14:textId="6ADB49FE" w:rsidR="009F1D01" w:rsidRDefault="00D12C25" w:rsidP="001C3B3A">
            <w:r>
              <w:t>Le système devra pouvoir exécuter un script qui filtra les différentes assignations de la personne dans LDAP, aussi tester si la personne y est activée, et également afficher la liste des personnes actives.</w:t>
            </w:r>
          </w:p>
        </w:tc>
      </w:tr>
      <w:tr w:rsidR="009F1D01" w14:paraId="21D29D1A" w14:textId="77777777" w:rsidTr="001C3B3A">
        <w:tc>
          <w:tcPr>
            <w:tcW w:w="2689" w:type="dxa"/>
          </w:tcPr>
          <w:p w14:paraId="26EF311A" w14:textId="77777777" w:rsidR="009F1D01" w:rsidRDefault="009F1D01" w:rsidP="001C3B3A">
            <w:r>
              <w:rPr>
                <w:b/>
              </w:rPr>
              <w:t>Composants</w:t>
            </w:r>
          </w:p>
        </w:tc>
        <w:tc>
          <w:tcPr>
            <w:tcW w:w="6373" w:type="dxa"/>
          </w:tcPr>
          <w:p w14:paraId="543C286F" w14:textId="77777777" w:rsidR="009F1D01" w:rsidRDefault="00D12C25" w:rsidP="001C3B3A">
            <w:r>
              <w:t>L’onglet est composé de :</w:t>
            </w:r>
          </w:p>
          <w:p w14:paraId="2784A0C7" w14:textId="70BD6992" w:rsidR="00D12C25" w:rsidRDefault="00D12C25" w:rsidP="00B567D0">
            <w:pPr>
              <w:pStyle w:val="Paragraphedeliste"/>
              <w:numPr>
                <w:ilvl w:val="0"/>
                <w:numId w:val="23"/>
              </w:numPr>
            </w:pPr>
            <w:r>
              <w:t>Champ de saisie du « Filtre LDAP »</w:t>
            </w:r>
          </w:p>
          <w:p w14:paraId="7DE3A158" w14:textId="77777777" w:rsidR="00D12C25" w:rsidRDefault="00D12C25" w:rsidP="00B567D0">
            <w:pPr>
              <w:pStyle w:val="Paragraphedeliste"/>
              <w:numPr>
                <w:ilvl w:val="0"/>
                <w:numId w:val="23"/>
              </w:numPr>
            </w:pPr>
            <w:r>
              <w:t>Bouton avec l’inscription « Effectuer » pour lancer le filtre</w:t>
            </w:r>
          </w:p>
          <w:p w14:paraId="7DAE9D5E" w14:textId="77777777" w:rsidR="00D12C25" w:rsidRDefault="00D12C25" w:rsidP="00B567D0">
            <w:pPr>
              <w:pStyle w:val="Paragraphedeliste"/>
              <w:numPr>
                <w:ilvl w:val="0"/>
                <w:numId w:val="23"/>
              </w:numPr>
            </w:pPr>
            <w:r>
              <w:t>Champ de saisie « Utilisateur à tester »</w:t>
            </w:r>
          </w:p>
          <w:p w14:paraId="5595438E" w14:textId="77777777" w:rsidR="00D12C25" w:rsidRDefault="00D12C25" w:rsidP="00B567D0">
            <w:pPr>
              <w:pStyle w:val="Paragraphedeliste"/>
              <w:numPr>
                <w:ilvl w:val="0"/>
                <w:numId w:val="23"/>
              </w:numPr>
            </w:pPr>
            <w:r>
              <w:lastRenderedPageBreak/>
              <w:t>Bouton avec l’inscription « Effectuer » pour lancer le test</w:t>
            </w:r>
          </w:p>
          <w:p w14:paraId="11EBF5CD" w14:textId="77777777" w:rsidR="00D12C25" w:rsidRDefault="00D12C25" w:rsidP="00B567D0">
            <w:pPr>
              <w:pStyle w:val="Paragraphedeliste"/>
              <w:numPr>
                <w:ilvl w:val="0"/>
                <w:numId w:val="23"/>
              </w:numPr>
            </w:pPr>
            <w:r>
              <w:t>Bouton avec l’inscription « Evènements » pour actualiser la liste de ceux actifs</w:t>
            </w:r>
          </w:p>
          <w:p w14:paraId="413B7A60" w14:textId="4252E9EE" w:rsidR="00D12C25" w:rsidRDefault="00D12C25" w:rsidP="00B567D0">
            <w:pPr>
              <w:pStyle w:val="Paragraphedeliste"/>
              <w:numPr>
                <w:ilvl w:val="0"/>
                <w:numId w:val="23"/>
              </w:numPr>
            </w:pPr>
            <w:r>
              <w:t>Liste des personnes actives dans Trombinoscope avec leur « Prénom </w:t>
            </w:r>
            <w:r w:rsidR="00390A58">
              <w:t>»,</w:t>
            </w:r>
            <w:r>
              <w:t xml:space="preserve"> « Nom » et « Département ».</w:t>
            </w:r>
          </w:p>
        </w:tc>
      </w:tr>
    </w:tbl>
    <w:p w14:paraId="23FCB878" w14:textId="77777777" w:rsidR="009F1D01" w:rsidRDefault="009F1D01" w:rsidP="00B567D0"/>
    <w:p w14:paraId="10820CA8" w14:textId="5A036A78" w:rsidR="009F1D01" w:rsidRDefault="009F1D01" w:rsidP="00B567D0">
      <w:pPr>
        <w:pStyle w:val="Titre4"/>
      </w:pPr>
      <w:bookmarkStart w:id="111" w:name="_Toc76128512"/>
      <w:r>
        <w:t>L’onglet  Groupe</w:t>
      </w:r>
      <w:bookmarkEnd w:id="111"/>
    </w:p>
    <w:p w14:paraId="5018514A" w14:textId="3943356C" w:rsidR="009F1D01" w:rsidRDefault="009F1D01" w:rsidP="00B567D0">
      <w:r>
        <w:t>L’onglet de filtre des groupes est suggéré comme suit :</w:t>
      </w:r>
    </w:p>
    <w:p w14:paraId="626536D1" w14:textId="4D886EE4" w:rsidR="009F1D01" w:rsidRDefault="009F1D01" w:rsidP="00B567D0">
      <w:commentRangeStart w:id="112"/>
      <w:r>
        <w:rPr>
          <w:noProof/>
          <w:lang w:val="en-US"/>
        </w:rPr>
        <w:drawing>
          <wp:inline distT="0" distB="0" distL="0" distR="0" wp14:anchorId="061301DD" wp14:editId="23F0CC68">
            <wp:extent cx="5760720" cy="32404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up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commentRangeEnd w:id="112"/>
      <w:r w:rsidR="00D513F1">
        <w:rPr>
          <w:rStyle w:val="Marquedecommentaire"/>
        </w:rPr>
        <w:commentReference w:id="112"/>
      </w:r>
    </w:p>
    <w:p w14:paraId="4BD87A01" w14:textId="647F5E1B" w:rsidR="009561F2" w:rsidRDefault="009561F2" w:rsidP="00B567D0">
      <w:pPr>
        <w:pStyle w:val="Lgende"/>
        <w:tabs>
          <w:tab w:val="left" w:pos="5865"/>
        </w:tabs>
      </w:pPr>
      <w:bookmarkStart w:id="114" w:name="_Toc76128542"/>
      <w:r>
        <w:t xml:space="preserve">Figure </w:t>
      </w:r>
      <w:fldSimple w:instr=" SEQ Figure \* ARABIC ">
        <w:r w:rsidR="001C3B3A">
          <w:rPr>
            <w:noProof/>
          </w:rPr>
          <w:t>26</w:t>
        </w:r>
      </w:fldSimple>
      <w:r>
        <w:t>: Représentation de l'onglet de filtre de groupe</w:t>
      </w:r>
      <w:bookmarkEnd w:id="114"/>
      <w:r w:rsidR="008604D5">
        <w:tab/>
      </w:r>
    </w:p>
    <w:tbl>
      <w:tblPr>
        <w:tblStyle w:val="Grilledutableau"/>
        <w:tblW w:w="0" w:type="auto"/>
        <w:tblLook w:val="04A0" w:firstRow="1" w:lastRow="0" w:firstColumn="1" w:lastColumn="0" w:noHBand="0" w:noVBand="1"/>
      </w:tblPr>
      <w:tblGrid>
        <w:gridCol w:w="2689"/>
        <w:gridCol w:w="6373"/>
      </w:tblGrid>
      <w:tr w:rsidR="008604D5" w14:paraId="625DF40D" w14:textId="77777777" w:rsidTr="001C3B3A">
        <w:tc>
          <w:tcPr>
            <w:tcW w:w="9062" w:type="dxa"/>
            <w:gridSpan w:val="2"/>
          </w:tcPr>
          <w:p w14:paraId="5902FAD7" w14:textId="77777777" w:rsidR="008604D5" w:rsidRPr="00A57F73" w:rsidRDefault="008604D5" w:rsidP="001C3B3A">
            <w:pPr>
              <w:jc w:val="center"/>
              <w:rPr>
                <w:b/>
              </w:rPr>
            </w:pPr>
            <w:r w:rsidRPr="00A57F73">
              <w:rPr>
                <w:b/>
              </w:rPr>
              <w:t>Fiche de description de fonctionnalité</w:t>
            </w:r>
          </w:p>
        </w:tc>
      </w:tr>
      <w:tr w:rsidR="008604D5" w14:paraId="19A51AED" w14:textId="77777777" w:rsidTr="001C3B3A">
        <w:tc>
          <w:tcPr>
            <w:tcW w:w="2689" w:type="dxa"/>
          </w:tcPr>
          <w:p w14:paraId="496890C8" w14:textId="77777777" w:rsidR="008604D5" w:rsidRDefault="008604D5" w:rsidP="001C3B3A">
            <w:r w:rsidRPr="00BE0BD5">
              <w:rPr>
                <w:b/>
              </w:rPr>
              <w:t>Nom de la fonctionnalité</w:t>
            </w:r>
          </w:p>
        </w:tc>
        <w:tc>
          <w:tcPr>
            <w:tcW w:w="6373" w:type="dxa"/>
          </w:tcPr>
          <w:p w14:paraId="4B871E60" w14:textId="6DDC2652" w:rsidR="008604D5" w:rsidRDefault="00390A58" w:rsidP="001C3B3A">
            <w:r>
              <w:t>Filtrage de groupe</w:t>
            </w:r>
          </w:p>
        </w:tc>
      </w:tr>
      <w:tr w:rsidR="008604D5" w14:paraId="335A4C2A" w14:textId="77777777" w:rsidTr="001C3B3A">
        <w:tc>
          <w:tcPr>
            <w:tcW w:w="2689" w:type="dxa"/>
          </w:tcPr>
          <w:p w14:paraId="6E06A59A" w14:textId="77777777" w:rsidR="008604D5" w:rsidRDefault="008604D5" w:rsidP="001C3B3A">
            <w:r w:rsidRPr="00BE0BD5">
              <w:rPr>
                <w:b/>
              </w:rPr>
              <w:t>Description sommaire</w:t>
            </w:r>
          </w:p>
        </w:tc>
        <w:tc>
          <w:tcPr>
            <w:tcW w:w="6373" w:type="dxa"/>
          </w:tcPr>
          <w:p w14:paraId="100BE4EF" w14:textId="13029DBC" w:rsidR="008604D5" w:rsidRDefault="00390A58" w:rsidP="001C3B3A">
            <w:r>
              <w:t>Sachant que quatre types d’utilisateurs existent pour l’application, une fonctionnalité de filtre de groupe est mise en place.</w:t>
            </w:r>
          </w:p>
        </w:tc>
      </w:tr>
      <w:tr w:rsidR="008604D5" w14:paraId="39195C42" w14:textId="77777777" w:rsidTr="001C3B3A">
        <w:tc>
          <w:tcPr>
            <w:tcW w:w="2689" w:type="dxa"/>
          </w:tcPr>
          <w:p w14:paraId="2A28A899" w14:textId="77777777" w:rsidR="008604D5" w:rsidRDefault="008604D5" w:rsidP="001C3B3A">
            <w:r w:rsidRPr="001B2B57">
              <w:rPr>
                <w:b/>
              </w:rPr>
              <w:t>Fonctionnalités attendues</w:t>
            </w:r>
          </w:p>
        </w:tc>
        <w:tc>
          <w:tcPr>
            <w:tcW w:w="6373" w:type="dxa"/>
          </w:tcPr>
          <w:p w14:paraId="74D8B80A" w14:textId="400B1FF8" w:rsidR="008604D5" w:rsidRDefault="0071076F" w:rsidP="001C3B3A">
            <w:r>
              <w:t>Le système doit pouvoir filtrer et lister pour chaque groupe d’utilisateur, les personnes qui s’y trouvent.</w:t>
            </w:r>
          </w:p>
        </w:tc>
      </w:tr>
      <w:tr w:rsidR="008604D5" w14:paraId="4CD07286" w14:textId="77777777" w:rsidTr="001C3B3A">
        <w:tc>
          <w:tcPr>
            <w:tcW w:w="2689" w:type="dxa"/>
          </w:tcPr>
          <w:p w14:paraId="1CF516F0" w14:textId="77777777" w:rsidR="008604D5" w:rsidRDefault="008604D5" w:rsidP="001C3B3A">
            <w:r>
              <w:rPr>
                <w:b/>
              </w:rPr>
              <w:t>Composants</w:t>
            </w:r>
          </w:p>
        </w:tc>
        <w:tc>
          <w:tcPr>
            <w:tcW w:w="6373" w:type="dxa"/>
          </w:tcPr>
          <w:p w14:paraId="3AB4B6CD" w14:textId="77777777" w:rsidR="008604D5" w:rsidRDefault="0071076F" w:rsidP="001C3B3A">
            <w:r>
              <w:t>L’onglet est composé de :</w:t>
            </w:r>
          </w:p>
          <w:p w14:paraId="70A213F2" w14:textId="77777777" w:rsidR="0071076F" w:rsidRDefault="0071076F" w:rsidP="00B567D0">
            <w:pPr>
              <w:pStyle w:val="Paragraphedeliste"/>
              <w:numPr>
                <w:ilvl w:val="0"/>
                <w:numId w:val="23"/>
              </w:numPr>
            </w:pPr>
            <w:r>
              <w:t>Champ de sélection de « Filtre de groupe » dont les choix sont « Consultant », « RHI », « Manager/Associé », « INFO »</w:t>
            </w:r>
          </w:p>
          <w:p w14:paraId="017DA931" w14:textId="36D34E0F" w:rsidR="0071076F" w:rsidRDefault="00D14D84" w:rsidP="00B567D0">
            <w:pPr>
              <w:pStyle w:val="Paragraphedeliste"/>
              <w:numPr>
                <w:ilvl w:val="0"/>
                <w:numId w:val="23"/>
              </w:numPr>
            </w:pPr>
            <w:r>
              <w:t>Liste des personnels avec leur « Prénom » et « Nom ».</w:t>
            </w:r>
          </w:p>
        </w:tc>
      </w:tr>
      <w:tr w:rsidR="008604D5" w14:paraId="71251748" w14:textId="77777777" w:rsidTr="001C3B3A">
        <w:tc>
          <w:tcPr>
            <w:tcW w:w="2689" w:type="dxa"/>
          </w:tcPr>
          <w:p w14:paraId="73C66195" w14:textId="77777777" w:rsidR="008604D5" w:rsidRDefault="008604D5" w:rsidP="001C3B3A">
            <w:r w:rsidRPr="0038344E">
              <w:rPr>
                <w:b/>
              </w:rPr>
              <w:t>Règles de gestion</w:t>
            </w:r>
          </w:p>
        </w:tc>
        <w:tc>
          <w:tcPr>
            <w:tcW w:w="6373" w:type="dxa"/>
          </w:tcPr>
          <w:p w14:paraId="1C9A93CE" w14:textId="38EAC754" w:rsidR="008604D5" w:rsidRDefault="00D14D84" w:rsidP="001C3B3A">
            <w:r>
              <w:t>Un personnel doit être inscrit dans Trombinoscope pour être filtré et listé dans un groupe.</w:t>
            </w:r>
          </w:p>
        </w:tc>
      </w:tr>
    </w:tbl>
    <w:p w14:paraId="491F8375" w14:textId="77777777" w:rsidR="008604D5" w:rsidRPr="008604D5" w:rsidRDefault="008604D5" w:rsidP="00B567D0"/>
    <w:p w14:paraId="054A1BD6" w14:textId="77777777" w:rsidR="008604D5" w:rsidRDefault="008604D5" w:rsidP="00B567D0"/>
    <w:p w14:paraId="071A950C" w14:textId="34E7F2CA" w:rsidR="008604D5" w:rsidRDefault="008604D5" w:rsidP="00B567D0">
      <w:pPr>
        <w:pStyle w:val="Titre4"/>
      </w:pPr>
      <w:bookmarkStart w:id="115" w:name="_Toc76128513"/>
      <w:r>
        <w:t>L’onglet Département</w:t>
      </w:r>
      <w:bookmarkEnd w:id="115"/>
    </w:p>
    <w:p w14:paraId="73D45C5B" w14:textId="30021F02" w:rsidR="008604D5" w:rsidRDefault="008604D5" w:rsidP="008604D5">
      <w:r>
        <w:t>L’onglet de gestion des départements est suggéré comme suit :</w:t>
      </w:r>
    </w:p>
    <w:p w14:paraId="5C6C6BAA" w14:textId="466B2DBA" w:rsidR="008604D5" w:rsidRPr="008604D5" w:rsidRDefault="008604D5" w:rsidP="00B567D0">
      <w:pPr>
        <w:tabs>
          <w:tab w:val="clear" w:pos="425"/>
          <w:tab w:val="left" w:pos="6315"/>
        </w:tabs>
      </w:pPr>
      <w:r>
        <w:tab/>
      </w:r>
    </w:p>
    <w:p w14:paraId="599C1F93" w14:textId="63E42D17" w:rsidR="008604D5" w:rsidRDefault="008604D5" w:rsidP="00B567D0">
      <w:r>
        <w:rPr>
          <w:noProof/>
          <w:lang w:val="en-US"/>
        </w:rPr>
        <w:lastRenderedPageBreak/>
        <w:drawing>
          <wp:inline distT="0" distB="0" distL="0" distR="0" wp14:anchorId="43A2B4EE" wp14:editId="38F9FB11">
            <wp:extent cx="5760720" cy="324040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épartement paramètre.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27C4F602" w14:textId="2707D274" w:rsidR="008604D5" w:rsidRDefault="008604D5" w:rsidP="00B567D0">
      <w:pPr>
        <w:pStyle w:val="Lgende"/>
      </w:pPr>
      <w:bookmarkStart w:id="116" w:name="_Toc76128543"/>
      <w:r>
        <w:t xml:space="preserve">Figure </w:t>
      </w:r>
      <w:fldSimple w:instr=" SEQ Figure \* ARABIC ">
        <w:r w:rsidR="001C3B3A">
          <w:rPr>
            <w:noProof/>
          </w:rPr>
          <w:t>27</w:t>
        </w:r>
      </w:fldSimple>
      <w:r>
        <w:t>: Représentation de l'interface de gestion des départements</w:t>
      </w:r>
      <w:bookmarkEnd w:id="116"/>
    </w:p>
    <w:tbl>
      <w:tblPr>
        <w:tblStyle w:val="Grilledutableau"/>
        <w:tblW w:w="0" w:type="auto"/>
        <w:tblLook w:val="04A0" w:firstRow="1" w:lastRow="0" w:firstColumn="1" w:lastColumn="0" w:noHBand="0" w:noVBand="1"/>
      </w:tblPr>
      <w:tblGrid>
        <w:gridCol w:w="2689"/>
        <w:gridCol w:w="6373"/>
      </w:tblGrid>
      <w:tr w:rsidR="008604D5" w14:paraId="58A1D11A" w14:textId="77777777" w:rsidTr="001C3B3A">
        <w:tc>
          <w:tcPr>
            <w:tcW w:w="9062" w:type="dxa"/>
            <w:gridSpan w:val="2"/>
          </w:tcPr>
          <w:p w14:paraId="36FB1001" w14:textId="77777777" w:rsidR="008604D5" w:rsidRPr="00A57F73" w:rsidRDefault="008604D5" w:rsidP="001C3B3A">
            <w:pPr>
              <w:jc w:val="center"/>
              <w:rPr>
                <w:b/>
              </w:rPr>
            </w:pPr>
            <w:r w:rsidRPr="00A57F73">
              <w:rPr>
                <w:b/>
              </w:rPr>
              <w:t>Fiche de description de fonctionnalité</w:t>
            </w:r>
          </w:p>
        </w:tc>
      </w:tr>
      <w:tr w:rsidR="008604D5" w14:paraId="2E6EAF0D" w14:textId="77777777" w:rsidTr="001C3B3A">
        <w:tc>
          <w:tcPr>
            <w:tcW w:w="2689" w:type="dxa"/>
          </w:tcPr>
          <w:p w14:paraId="52DFAB02" w14:textId="77777777" w:rsidR="008604D5" w:rsidRDefault="008604D5" w:rsidP="001C3B3A">
            <w:r w:rsidRPr="00BE0BD5">
              <w:rPr>
                <w:b/>
              </w:rPr>
              <w:t>Nom de la fonctionnalité</w:t>
            </w:r>
          </w:p>
        </w:tc>
        <w:tc>
          <w:tcPr>
            <w:tcW w:w="6373" w:type="dxa"/>
          </w:tcPr>
          <w:p w14:paraId="69B06063" w14:textId="472AF9F6" w:rsidR="008604D5" w:rsidRDefault="00D14D84" w:rsidP="001C3B3A">
            <w:r>
              <w:t>Département</w:t>
            </w:r>
          </w:p>
        </w:tc>
      </w:tr>
      <w:tr w:rsidR="008604D5" w14:paraId="2CC79F2E" w14:textId="77777777" w:rsidTr="001C3B3A">
        <w:tc>
          <w:tcPr>
            <w:tcW w:w="2689" w:type="dxa"/>
          </w:tcPr>
          <w:p w14:paraId="673E4D94" w14:textId="77777777" w:rsidR="008604D5" w:rsidRDefault="008604D5" w:rsidP="001C3B3A">
            <w:r w:rsidRPr="00BE0BD5">
              <w:rPr>
                <w:b/>
              </w:rPr>
              <w:t>Description sommaire</w:t>
            </w:r>
          </w:p>
        </w:tc>
        <w:tc>
          <w:tcPr>
            <w:tcW w:w="6373" w:type="dxa"/>
          </w:tcPr>
          <w:p w14:paraId="5C330805" w14:textId="5EED8DE7" w:rsidR="008604D5" w:rsidRDefault="00FA65A7" w:rsidP="001C3B3A">
            <w:r>
              <w:t>Les personnels de FTHM sont groupés en département pour chaque métier correspondant. L’application a donc une fonctionnalité de gestion de ces départements.</w:t>
            </w:r>
          </w:p>
        </w:tc>
      </w:tr>
      <w:tr w:rsidR="008604D5" w14:paraId="644973C5" w14:textId="77777777" w:rsidTr="001C3B3A">
        <w:tc>
          <w:tcPr>
            <w:tcW w:w="2689" w:type="dxa"/>
          </w:tcPr>
          <w:p w14:paraId="013268C1" w14:textId="77777777" w:rsidR="008604D5" w:rsidRDefault="008604D5" w:rsidP="001C3B3A">
            <w:r w:rsidRPr="001B2B57">
              <w:rPr>
                <w:b/>
              </w:rPr>
              <w:t>Fonctionnalités attendues</w:t>
            </w:r>
          </w:p>
        </w:tc>
        <w:tc>
          <w:tcPr>
            <w:tcW w:w="6373" w:type="dxa"/>
          </w:tcPr>
          <w:p w14:paraId="05E95AB5" w14:textId="7E7F1740" w:rsidR="008604D5" w:rsidRDefault="00FA65A7" w:rsidP="001C3B3A">
            <w:r>
              <w:t>Le système doit pouvoir ajouter, modifier et supprimer un département.</w:t>
            </w:r>
          </w:p>
        </w:tc>
      </w:tr>
      <w:tr w:rsidR="008604D5" w14:paraId="6733EC37" w14:textId="77777777" w:rsidTr="001C3B3A">
        <w:tc>
          <w:tcPr>
            <w:tcW w:w="2689" w:type="dxa"/>
          </w:tcPr>
          <w:p w14:paraId="70EB43BC" w14:textId="77777777" w:rsidR="008604D5" w:rsidRDefault="008604D5" w:rsidP="001C3B3A">
            <w:r>
              <w:rPr>
                <w:b/>
              </w:rPr>
              <w:t>Composants</w:t>
            </w:r>
          </w:p>
        </w:tc>
        <w:tc>
          <w:tcPr>
            <w:tcW w:w="6373" w:type="dxa"/>
          </w:tcPr>
          <w:p w14:paraId="5A7816A5" w14:textId="77777777" w:rsidR="008604D5" w:rsidRDefault="00FA65A7" w:rsidP="001C3B3A">
            <w:r>
              <w:t>L’onglet est composé de :</w:t>
            </w:r>
          </w:p>
          <w:p w14:paraId="54E8BF70" w14:textId="77777777" w:rsidR="00FA65A7" w:rsidRDefault="00FA65A7" w:rsidP="00B567D0">
            <w:pPr>
              <w:pStyle w:val="Paragraphedeliste"/>
              <w:numPr>
                <w:ilvl w:val="0"/>
                <w:numId w:val="23"/>
              </w:numPr>
            </w:pPr>
            <w:r>
              <w:t>« Liste des départements » affichant tous les départements existants</w:t>
            </w:r>
          </w:p>
          <w:p w14:paraId="06969064" w14:textId="77777777" w:rsidR="00FA65A7" w:rsidRDefault="00FA65A7" w:rsidP="00B567D0">
            <w:pPr>
              <w:pStyle w:val="Paragraphedeliste"/>
              <w:numPr>
                <w:ilvl w:val="0"/>
                <w:numId w:val="23"/>
              </w:numPr>
            </w:pPr>
            <w:r>
              <w:t>Bouton avec l’inscription « ajouter » pour ajouter un nouveau département</w:t>
            </w:r>
          </w:p>
          <w:p w14:paraId="59C68E6B" w14:textId="77777777" w:rsidR="00FA65A7" w:rsidRDefault="00FA65A7" w:rsidP="00B567D0">
            <w:pPr>
              <w:pStyle w:val="Paragraphedeliste"/>
              <w:numPr>
                <w:ilvl w:val="0"/>
                <w:numId w:val="23"/>
              </w:numPr>
            </w:pPr>
            <w:r>
              <w:t>Bouton avec l’inscription « modifier » pour modifier un département</w:t>
            </w:r>
          </w:p>
          <w:p w14:paraId="0C9264DB" w14:textId="7641F514" w:rsidR="00FA65A7" w:rsidRDefault="00FA65A7" w:rsidP="00B567D0">
            <w:pPr>
              <w:pStyle w:val="Paragraphedeliste"/>
              <w:numPr>
                <w:ilvl w:val="0"/>
                <w:numId w:val="23"/>
              </w:numPr>
            </w:pPr>
            <w:r>
              <w:t>Bouton avec l’inscription « supprimer » pour supprimer un département</w:t>
            </w:r>
          </w:p>
        </w:tc>
      </w:tr>
      <w:tr w:rsidR="008604D5" w14:paraId="767AB4AE" w14:textId="77777777" w:rsidTr="001C3B3A">
        <w:tc>
          <w:tcPr>
            <w:tcW w:w="2689" w:type="dxa"/>
          </w:tcPr>
          <w:p w14:paraId="4DF9DED5" w14:textId="592E0B6B" w:rsidR="008604D5" w:rsidRDefault="008604D5" w:rsidP="001C3B3A">
            <w:r w:rsidRPr="0038344E">
              <w:rPr>
                <w:b/>
              </w:rPr>
              <w:t>Règles de gestion</w:t>
            </w:r>
          </w:p>
        </w:tc>
        <w:tc>
          <w:tcPr>
            <w:tcW w:w="6373" w:type="dxa"/>
          </w:tcPr>
          <w:p w14:paraId="66EC62AF" w14:textId="77777777" w:rsidR="008604D5" w:rsidRDefault="00A128CB" w:rsidP="00B567D0">
            <w:pPr>
              <w:pStyle w:val="Paragraphedeliste"/>
              <w:numPr>
                <w:ilvl w:val="0"/>
                <w:numId w:val="41"/>
              </w:numPr>
            </w:pPr>
            <w:r>
              <w:t>Un département doit exister pour être modifié et supprimé</w:t>
            </w:r>
          </w:p>
          <w:p w14:paraId="05E67DF4" w14:textId="27219D46" w:rsidR="00A128CB" w:rsidRDefault="00A128CB" w:rsidP="00B567D0">
            <w:pPr>
              <w:pStyle w:val="Paragraphedeliste"/>
              <w:numPr>
                <w:ilvl w:val="0"/>
                <w:numId w:val="41"/>
              </w:numPr>
            </w:pPr>
            <w:r>
              <w:t>Quand un département est effacé, tous les personnels rattachés à ce département seront effacés avec.</w:t>
            </w:r>
          </w:p>
        </w:tc>
      </w:tr>
    </w:tbl>
    <w:p w14:paraId="39FF2C47" w14:textId="1592BBCD" w:rsidR="008604D5" w:rsidRPr="008604D5" w:rsidRDefault="008604D5" w:rsidP="00B567D0"/>
    <w:p w14:paraId="746610F3" w14:textId="01E58BFF" w:rsidR="009561F2" w:rsidRDefault="00A128CB" w:rsidP="00B567D0">
      <w:pPr>
        <w:pStyle w:val="Titre5"/>
      </w:pPr>
      <w:r>
        <w:t>Ajouter un département</w:t>
      </w:r>
    </w:p>
    <w:p w14:paraId="0748760D" w14:textId="10CEE826" w:rsidR="00A128CB" w:rsidRDefault="00A128CB" w:rsidP="00B567D0">
      <w:r>
        <w:t>L’interface d’ajout d’un département est suggérée comme suit :</w:t>
      </w:r>
    </w:p>
    <w:p w14:paraId="6CACA63C" w14:textId="5833E0AE" w:rsidR="00A128CB" w:rsidRDefault="00A128CB" w:rsidP="00B567D0">
      <w:r>
        <w:rPr>
          <w:noProof/>
          <w:lang w:val="en-US"/>
        </w:rPr>
        <w:lastRenderedPageBreak/>
        <w:drawing>
          <wp:inline distT="0" distB="0" distL="0" distR="0" wp14:anchorId="593F6AF2" wp14:editId="4A43E5C2">
            <wp:extent cx="5760720" cy="3240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artement ajout.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9D21D8B" w14:textId="0248B247" w:rsidR="00A128CB" w:rsidRDefault="00A128CB" w:rsidP="00B567D0">
      <w:pPr>
        <w:pStyle w:val="Lgende"/>
      </w:pPr>
      <w:bookmarkStart w:id="117" w:name="_Toc76128544"/>
      <w:r>
        <w:t xml:space="preserve">Figure </w:t>
      </w:r>
      <w:fldSimple w:instr=" SEQ Figure \* ARABIC ">
        <w:r w:rsidR="001C3B3A">
          <w:rPr>
            <w:noProof/>
          </w:rPr>
          <w:t>28</w:t>
        </w:r>
      </w:fldSimple>
      <w:r>
        <w:t>: Représentation de l'interface d'ajout d'un département</w:t>
      </w:r>
      <w:bookmarkEnd w:id="117"/>
    </w:p>
    <w:tbl>
      <w:tblPr>
        <w:tblStyle w:val="Grilledutableau"/>
        <w:tblW w:w="0" w:type="auto"/>
        <w:tblLook w:val="04A0" w:firstRow="1" w:lastRow="0" w:firstColumn="1" w:lastColumn="0" w:noHBand="0" w:noVBand="1"/>
      </w:tblPr>
      <w:tblGrid>
        <w:gridCol w:w="2689"/>
        <w:gridCol w:w="6373"/>
      </w:tblGrid>
      <w:tr w:rsidR="00A128CB" w14:paraId="0C0FCDB9" w14:textId="77777777" w:rsidTr="001C3B3A">
        <w:tc>
          <w:tcPr>
            <w:tcW w:w="9062" w:type="dxa"/>
            <w:gridSpan w:val="2"/>
          </w:tcPr>
          <w:p w14:paraId="355B5670" w14:textId="77777777" w:rsidR="00A128CB" w:rsidRPr="00A57F73" w:rsidRDefault="00A128CB" w:rsidP="001C3B3A">
            <w:pPr>
              <w:jc w:val="center"/>
              <w:rPr>
                <w:b/>
              </w:rPr>
            </w:pPr>
            <w:r w:rsidRPr="00A57F73">
              <w:rPr>
                <w:b/>
              </w:rPr>
              <w:t>Fiche de description de fonctionnalité</w:t>
            </w:r>
          </w:p>
        </w:tc>
      </w:tr>
      <w:tr w:rsidR="00A128CB" w14:paraId="21587358" w14:textId="77777777" w:rsidTr="001C3B3A">
        <w:tc>
          <w:tcPr>
            <w:tcW w:w="2689" w:type="dxa"/>
          </w:tcPr>
          <w:p w14:paraId="5553ED2D" w14:textId="77777777" w:rsidR="00A128CB" w:rsidRDefault="00A128CB" w:rsidP="001C3B3A">
            <w:r w:rsidRPr="00BE0BD5">
              <w:rPr>
                <w:b/>
              </w:rPr>
              <w:t>Nom de la fonctionnalité</w:t>
            </w:r>
          </w:p>
        </w:tc>
        <w:tc>
          <w:tcPr>
            <w:tcW w:w="6373" w:type="dxa"/>
          </w:tcPr>
          <w:p w14:paraId="0FBEAF51" w14:textId="678B5AAE" w:rsidR="00A128CB" w:rsidRDefault="00A128CB" w:rsidP="001C3B3A">
            <w:r>
              <w:t>Ajout d’un département</w:t>
            </w:r>
          </w:p>
        </w:tc>
      </w:tr>
      <w:tr w:rsidR="00A128CB" w14:paraId="4C983EA9" w14:textId="77777777" w:rsidTr="001C3B3A">
        <w:tc>
          <w:tcPr>
            <w:tcW w:w="2689" w:type="dxa"/>
          </w:tcPr>
          <w:p w14:paraId="594DC44B" w14:textId="428F5021" w:rsidR="00A128CB" w:rsidRDefault="00A128CB" w:rsidP="001C3B3A">
            <w:r>
              <w:rPr>
                <w:b/>
              </w:rPr>
              <w:t>Description sommaire</w:t>
            </w:r>
          </w:p>
        </w:tc>
        <w:tc>
          <w:tcPr>
            <w:tcW w:w="6373" w:type="dxa"/>
          </w:tcPr>
          <w:p w14:paraId="17705C79" w14:textId="427B768F" w:rsidR="00A128CB" w:rsidRDefault="00A128CB" w:rsidP="00A128CB">
            <w:r>
              <w:t>Au clic du bouton « Ajouter », une boîte de dialogue va s’ouvrir pour l’ajout d’un nouveau département</w:t>
            </w:r>
          </w:p>
        </w:tc>
      </w:tr>
      <w:tr w:rsidR="00A128CB" w14:paraId="70BAA343" w14:textId="77777777" w:rsidTr="001C3B3A">
        <w:tc>
          <w:tcPr>
            <w:tcW w:w="2689" w:type="dxa"/>
          </w:tcPr>
          <w:p w14:paraId="07A8B5C9" w14:textId="77777777" w:rsidR="00A128CB" w:rsidRDefault="00A128CB" w:rsidP="001C3B3A">
            <w:r w:rsidRPr="001B2B57">
              <w:rPr>
                <w:b/>
              </w:rPr>
              <w:t>Fonctionnalités attendues</w:t>
            </w:r>
          </w:p>
        </w:tc>
        <w:tc>
          <w:tcPr>
            <w:tcW w:w="6373" w:type="dxa"/>
          </w:tcPr>
          <w:p w14:paraId="6E529212" w14:textId="64E6F4E1" w:rsidR="00A128CB" w:rsidRDefault="00A128CB" w:rsidP="00A128CB">
            <w:r>
              <w:t>Le système doit pouvoir ajouter un nouveau département</w:t>
            </w:r>
          </w:p>
        </w:tc>
      </w:tr>
      <w:tr w:rsidR="00A128CB" w14:paraId="07700E18" w14:textId="77777777" w:rsidTr="001C3B3A">
        <w:tc>
          <w:tcPr>
            <w:tcW w:w="2689" w:type="dxa"/>
          </w:tcPr>
          <w:p w14:paraId="431642BE" w14:textId="77777777" w:rsidR="00A128CB" w:rsidRDefault="00A128CB" w:rsidP="001C3B3A">
            <w:r>
              <w:rPr>
                <w:b/>
              </w:rPr>
              <w:t>Composants</w:t>
            </w:r>
          </w:p>
        </w:tc>
        <w:tc>
          <w:tcPr>
            <w:tcW w:w="6373" w:type="dxa"/>
          </w:tcPr>
          <w:p w14:paraId="7EC29250" w14:textId="77777777" w:rsidR="00A128CB" w:rsidRDefault="00A128CB" w:rsidP="00B567D0">
            <w:r>
              <w:t>La boîte de dialogue est composé de :</w:t>
            </w:r>
          </w:p>
          <w:p w14:paraId="27AE41A7" w14:textId="77777777" w:rsidR="00A128CB" w:rsidRDefault="00A128CB" w:rsidP="00A128CB">
            <w:pPr>
              <w:pStyle w:val="Paragraphedeliste"/>
              <w:numPr>
                <w:ilvl w:val="0"/>
                <w:numId w:val="23"/>
              </w:numPr>
            </w:pPr>
            <w:r>
              <w:t>Champ de saisie du « Nom de département »</w:t>
            </w:r>
          </w:p>
          <w:p w14:paraId="33DD9550" w14:textId="77777777" w:rsidR="00A128CB" w:rsidRDefault="00A128CB" w:rsidP="00A128CB">
            <w:pPr>
              <w:pStyle w:val="Paragraphedeliste"/>
              <w:numPr>
                <w:ilvl w:val="0"/>
                <w:numId w:val="23"/>
              </w:numPr>
            </w:pPr>
            <w:r>
              <w:t>Bouton avec l’inscription « Enregistrer »</w:t>
            </w:r>
          </w:p>
          <w:p w14:paraId="359A9C6F" w14:textId="13D1B45C" w:rsidR="005E0749" w:rsidRDefault="005E0749" w:rsidP="00A128CB">
            <w:pPr>
              <w:pStyle w:val="Paragraphedeliste"/>
              <w:numPr>
                <w:ilvl w:val="0"/>
                <w:numId w:val="23"/>
              </w:numPr>
            </w:pPr>
            <w:r>
              <w:t>Bouton avec l’inscription « Annuler »</w:t>
            </w:r>
          </w:p>
        </w:tc>
      </w:tr>
      <w:tr w:rsidR="00A128CB" w14:paraId="5AAC1A72" w14:textId="77777777" w:rsidTr="001C3B3A">
        <w:tc>
          <w:tcPr>
            <w:tcW w:w="2689" w:type="dxa"/>
          </w:tcPr>
          <w:p w14:paraId="70D951EF" w14:textId="77777777" w:rsidR="00A128CB" w:rsidRDefault="00A128CB" w:rsidP="001C3B3A">
            <w:r w:rsidRPr="0038344E">
              <w:rPr>
                <w:b/>
              </w:rPr>
              <w:t>Règles de gestion</w:t>
            </w:r>
          </w:p>
        </w:tc>
        <w:tc>
          <w:tcPr>
            <w:tcW w:w="6373" w:type="dxa"/>
          </w:tcPr>
          <w:p w14:paraId="319FCDEF" w14:textId="3D735641" w:rsidR="00A128CB" w:rsidRDefault="005E0749" w:rsidP="00B567D0">
            <w:r>
              <w:t>Il ne doit pas y avoir deux départements du même nom</w:t>
            </w:r>
          </w:p>
        </w:tc>
      </w:tr>
    </w:tbl>
    <w:p w14:paraId="39EC0C82" w14:textId="77777777" w:rsidR="00A128CB" w:rsidRDefault="00A128CB" w:rsidP="00B567D0"/>
    <w:p w14:paraId="0CC0DE72" w14:textId="4D07475D" w:rsidR="005E0749" w:rsidRDefault="005E0749" w:rsidP="00B567D0">
      <w:pPr>
        <w:pStyle w:val="Titre5"/>
      </w:pPr>
      <w:r>
        <w:t>Modifier un département</w:t>
      </w:r>
    </w:p>
    <w:p w14:paraId="544A9A1E" w14:textId="23561CE7" w:rsidR="005E0749" w:rsidRDefault="005E0749" w:rsidP="00B567D0">
      <w:r>
        <w:t>L’interface de modification d’un département est suggérée comme suit :</w:t>
      </w:r>
    </w:p>
    <w:p w14:paraId="76D6A3C8" w14:textId="38B59B61" w:rsidR="005E0749" w:rsidRDefault="005E0749" w:rsidP="00B567D0">
      <w:pPr>
        <w:tabs>
          <w:tab w:val="clear" w:pos="425"/>
          <w:tab w:val="left" w:pos="5535"/>
        </w:tabs>
      </w:pPr>
      <w:r>
        <w:lastRenderedPageBreak/>
        <w:tab/>
      </w:r>
      <w:r>
        <w:rPr>
          <w:noProof/>
          <w:lang w:val="en-US"/>
        </w:rPr>
        <w:drawing>
          <wp:inline distT="0" distB="0" distL="0" distR="0" wp14:anchorId="2A16AD5C" wp14:editId="4A729937">
            <wp:extent cx="5760720" cy="32404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épartement modif.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96CBCC8" w14:textId="29BA0192" w:rsidR="005E0749" w:rsidRDefault="005E0749" w:rsidP="00B567D0">
      <w:pPr>
        <w:pStyle w:val="Lgende"/>
      </w:pPr>
      <w:bookmarkStart w:id="118" w:name="_Toc76128545"/>
      <w:r>
        <w:t xml:space="preserve">Figure </w:t>
      </w:r>
      <w:fldSimple w:instr=" SEQ Figure \* ARABIC ">
        <w:r w:rsidR="001C3B3A">
          <w:rPr>
            <w:noProof/>
          </w:rPr>
          <w:t>29</w:t>
        </w:r>
      </w:fldSimple>
      <w:r>
        <w:t>: Représentation de l'interface de modification d'un département</w:t>
      </w:r>
      <w:bookmarkEnd w:id="118"/>
    </w:p>
    <w:tbl>
      <w:tblPr>
        <w:tblStyle w:val="Grilledutableau"/>
        <w:tblW w:w="0" w:type="auto"/>
        <w:tblLook w:val="04A0" w:firstRow="1" w:lastRow="0" w:firstColumn="1" w:lastColumn="0" w:noHBand="0" w:noVBand="1"/>
      </w:tblPr>
      <w:tblGrid>
        <w:gridCol w:w="2689"/>
        <w:gridCol w:w="6373"/>
      </w:tblGrid>
      <w:tr w:rsidR="005E0749" w14:paraId="42B4132F" w14:textId="77777777" w:rsidTr="001C3B3A">
        <w:tc>
          <w:tcPr>
            <w:tcW w:w="9062" w:type="dxa"/>
            <w:gridSpan w:val="2"/>
          </w:tcPr>
          <w:p w14:paraId="51519AFF" w14:textId="77777777" w:rsidR="005E0749" w:rsidRPr="00A57F73" w:rsidRDefault="005E0749" w:rsidP="001C3B3A">
            <w:pPr>
              <w:jc w:val="center"/>
              <w:rPr>
                <w:b/>
              </w:rPr>
            </w:pPr>
            <w:r w:rsidRPr="00A57F73">
              <w:rPr>
                <w:b/>
              </w:rPr>
              <w:t>Fiche de description de fonctionnalité</w:t>
            </w:r>
          </w:p>
        </w:tc>
      </w:tr>
      <w:tr w:rsidR="005E0749" w14:paraId="67A87533" w14:textId="77777777" w:rsidTr="001C3B3A">
        <w:tc>
          <w:tcPr>
            <w:tcW w:w="2689" w:type="dxa"/>
          </w:tcPr>
          <w:p w14:paraId="1150D728" w14:textId="77777777" w:rsidR="005E0749" w:rsidRDefault="005E0749" w:rsidP="001C3B3A">
            <w:r w:rsidRPr="00BE0BD5">
              <w:rPr>
                <w:b/>
              </w:rPr>
              <w:t>Nom de la fonctionnalité</w:t>
            </w:r>
          </w:p>
        </w:tc>
        <w:tc>
          <w:tcPr>
            <w:tcW w:w="6373" w:type="dxa"/>
          </w:tcPr>
          <w:p w14:paraId="655ACE47" w14:textId="0714D31C" w:rsidR="005E0749" w:rsidRDefault="005E0749" w:rsidP="001C3B3A">
            <w:r>
              <w:t>Modification d’un département</w:t>
            </w:r>
          </w:p>
        </w:tc>
      </w:tr>
      <w:tr w:rsidR="005E0749" w14:paraId="29DFC89B" w14:textId="77777777" w:rsidTr="001C3B3A">
        <w:tc>
          <w:tcPr>
            <w:tcW w:w="2689" w:type="dxa"/>
          </w:tcPr>
          <w:p w14:paraId="44A50596" w14:textId="77777777" w:rsidR="005E0749" w:rsidRDefault="005E0749" w:rsidP="001C3B3A">
            <w:r>
              <w:rPr>
                <w:b/>
              </w:rPr>
              <w:t>Description sommaire</w:t>
            </w:r>
          </w:p>
        </w:tc>
        <w:tc>
          <w:tcPr>
            <w:tcW w:w="6373" w:type="dxa"/>
          </w:tcPr>
          <w:p w14:paraId="09D42017" w14:textId="3B52B9CF" w:rsidR="005E0749" w:rsidRDefault="005E0749" w:rsidP="005E0749">
            <w:r>
              <w:t>Au clic du bouton « Modifier », une boîte de dialogue va s’ouvrir pour la modification d’un département</w:t>
            </w:r>
          </w:p>
        </w:tc>
      </w:tr>
      <w:tr w:rsidR="005E0749" w14:paraId="7EB11842" w14:textId="77777777" w:rsidTr="001C3B3A">
        <w:tc>
          <w:tcPr>
            <w:tcW w:w="2689" w:type="dxa"/>
          </w:tcPr>
          <w:p w14:paraId="091FA945" w14:textId="77777777" w:rsidR="005E0749" w:rsidRDefault="005E0749" w:rsidP="001C3B3A">
            <w:r w:rsidRPr="001B2B57">
              <w:rPr>
                <w:b/>
              </w:rPr>
              <w:t>Fonctionnalités attendues</w:t>
            </w:r>
          </w:p>
        </w:tc>
        <w:tc>
          <w:tcPr>
            <w:tcW w:w="6373" w:type="dxa"/>
          </w:tcPr>
          <w:p w14:paraId="1EAD7012" w14:textId="1C0A912F" w:rsidR="005E0749" w:rsidRDefault="005E0749" w:rsidP="005E0749">
            <w:r>
              <w:t>Le système doit pouvoir modifier un département existant</w:t>
            </w:r>
          </w:p>
        </w:tc>
      </w:tr>
      <w:tr w:rsidR="005E0749" w14:paraId="6B16AD5C" w14:textId="77777777" w:rsidTr="001C3B3A">
        <w:tc>
          <w:tcPr>
            <w:tcW w:w="2689" w:type="dxa"/>
          </w:tcPr>
          <w:p w14:paraId="6AFCA53E" w14:textId="77777777" w:rsidR="005E0749" w:rsidRDefault="005E0749" w:rsidP="001C3B3A">
            <w:r>
              <w:rPr>
                <w:b/>
              </w:rPr>
              <w:t>Composants</w:t>
            </w:r>
          </w:p>
        </w:tc>
        <w:tc>
          <w:tcPr>
            <w:tcW w:w="6373" w:type="dxa"/>
          </w:tcPr>
          <w:p w14:paraId="795C32BB" w14:textId="77777777" w:rsidR="005E0749" w:rsidRDefault="005E0749" w:rsidP="001C3B3A">
            <w:r>
              <w:t>La boîte de dialogue est composé de :</w:t>
            </w:r>
          </w:p>
          <w:p w14:paraId="61132FD6" w14:textId="62A0D1F3" w:rsidR="005E0749" w:rsidRDefault="005E0749" w:rsidP="001C3B3A">
            <w:pPr>
              <w:pStyle w:val="Paragraphedeliste"/>
              <w:numPr>
                <w:ilvl w:val="0"/>
                <w:numId w:val="23"/>
              </w:numPr>
            </w:pPr>
            <w:r>
              <w:t>Champ de modification du « Nom de département »</w:t>
            </w:r>
          </w:p>
          <w:p w14:paraId="381F00FB" w14:textId="77777777" w:rsidR="005E0749" w:rsidRDefault="005E0749" w:rsidP="001C3B3A">
            <w:pPr>
              <w:pStyle w:val="Paragraphedeliste"/>
              <w:numPr>
                <w:ilvl w:val="0"/>
                <w:numId w:val="23"/>
              </w:numPr>
            </w:pPr>
            <w:r>
              <w:t>Bouton avec l’inscription « Enregistrer »</w:t>
            </w:r>
          </w:p>
          <w:p w14:paraId="187567AA" w14:textId="77777777" w:rsidR="005E0749" w:rsidRDefault="005E0749" w:rsidP="001C3B3A">
            <w:pPr>
              <w:pStyle w:val="Paragraphedeliste"/>
              <w:numPr>
                <w:ilvl w:val="0"/>
                <w:numId w:val="23"/>
              </w:numPr>
            </w:pPr>
            <w:r>
              <w:t>Bouton avec l’inscription « Annuler »</w:t>
            </w:r>
          </w:p>
        </w:tc>
      </w:tr>
      <w:tr w:rsidR="005E0749" w14:paraId="00116DF5" w14:textId="77777777" w:rsidTr="001C3B3A">
        <w:tc>
          <w:tcPr>
            <w:tcW w:w="2689" w:type="dxa"/>
          </w:tcPr>
          <w:p w14:paraId="6005A2FF" w14:textId="77777777" w:rsidR="005E0749" w:rsidRDefault="005E0749" w:rsidP="001C3B3A">
            <w:r w:rsidRPr="0038344E">
              <w:rPr>
                <w:b/>
              </w:rPr>
              <w:t>Règles de gestion</w:t>
            </w:r>
          </w:p>
        </w:tc>
        <w:tc>
          <w:tcPr>
            <w:tcW w:w="6373" w:type="dxa"/>
          </w:tcPr>
          <w:p w14:paraId="534B0526" w14:textId="57BFD9F3" w:rsidR="005E0749" w:rsidRDefault="005E0749" w:rsidP="001C3B3A">
            <w:r>
              <w:t>Un département doit exister pour être modifié</w:t>
            </w:r>
          </w:p>
        </w:tc>
      </w:tr>
    </w:tbl>
    <w:p w14:paraId="5FDB09DD" w14:textId="77777777" w:rsidR="005E0749" w:rsidRPr="005E0749" w:rsidRDefault="005E0749" w:rsidP="00B567D0"/>
    <w:p w14:paraId="47A7F9F2" w14:textId="2D1D351E" w:rsidR="009F1D01" w:rsidRDefault="001C3B3A" w:rsidP="00B567D0">
      <w:pPr>
        <w:pStyle w:val="Titre5"/>
      </w:pPr>
      <w:r>
        <w:t>Supprimer un département</w:t>
      </w:r>
    </w:p>
    <w:p w14:paraId="58075A3A" w14:textId="6336D8D7" w:rsidR="001C3B3A" w:rsidRDefault="001C3B3A" w:rsidP="00B567D0">
      <w:r>
        <w:t>L’interface de suppression d’un département est suggérée comme suit :</w:t>
      </w:r>
    </w:p>
    <w:p w14:paraId="782FF780" w14:textId="3BEA9D8B" w:rsidR="001C3B3A" w:rsidRDefault="001C3B3A" w:rsidP="00B567D0">
      <w:r>
        <w:rPr>
          <w:noProof/>
          <w:lang w:val="en-US"/>
        </w:rPr>
        <w:lastRenderedPageBreak/>
        <w:drawing>
          <wp:inline distT="0" distB="0" distL="0" distR="0" wp14:anchorId="32AAC247" wp14:editId="3825BDE2">
            <wp:extent cx="5760720" cy="32404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épartement suppr.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AF269C9" w14:textId="7C657EF5" w:rsidR="001C3B3A" w:rsidRDefault="001C3B3A" w:rsidP="00B567D0">
      <w:pPr>
        <w:pStyle w:val="Lgende"/>
      </w:pPr>
      <w:bookmarkStart w:id="119" w:name="_Toc76128546"/>
      <w:r>
        <w:t xml:space="preserve">Figure </w:t>
      </w:r>
      <w:fldSimple w:instr=" SEQ Figure \* ARABIC ">
        <w:r>
          <w:rPr>
            <w:noProof/>
          </w:rPr>
          <w:t>30</w:t>
        </w:r>
      </w:fldSimple>
      <w:r>
        <w:t>: Représentation de l'interface de suppression d'un département</w:t>
      </w:r>
      <w:bookmarkEnd w:id="119"/>
    </w:p>
    <w:tbl>
      <w:tblPr>
        <w:tblStyle w:val="Grilledutableau"/>
        <w:tblW w:w="0" w:type="auto"/>
        <w:tblLook w:val="04A0" w:firstRow="1" w:lastRow="0" w:firstColumn="1" w:lastColumn="0" w:noHBand="0" w:noVBand="1"/>
      </w:tblPr>
      <w:tblGrid>
        <w:gridCol w:w="2689"/>
        <w:gridCol w:w="6373"/>
      </w:tblGrid>
      <w:tr w:rsidR="001C3B3A" w14:paraId="645224B4" w14:textId="77777777" w:rsidTr="001C3B3A">
        <w:tc>
          <w:tcPr>
            <w:tcW w:w="9062" w:type="dxa"/>
            <w:gridSpan w:val="2"/>
          </w:tcPr>
          <w:p w14:paraId="548A9A66" w14:textId="77777777" w:rsidR="001C3B3A" w:rsidRPr="00A57F73" w:rsidRDefault="001C3B3A" w:rsidP="001C3B3A">
            <w:pPr>
              <w:jc w:val="center"/>
              <w:rPr>
                <w:b/>
              </w:rPr>
            </w:pPr>
            <w:r w:rsidRPr="00A57F73">
              <w:rPr>
                <w:b/>
              </w:rPr>
              <w:t>Fiche de description de fonctionnalité</w:t>
            </w:r>
          </w:p>
        </w:tc>
      </w:tr>
      <w:tr w:rsidR="001C3B3A" w14:paraId="18BFA6DC" w14:textId="77777777" w:rsidTr="001C3B3A">
        <w:tc>
          <w:tcPr>
            <w:tcW w:w="2689" w:type="dxa"/>
          </w:tcPr>
          <w:p w14:paraId="3E56EB93" w14:textId="77777777" w:rsidR="001C3B3A" w:rsidRDefault="001C3B3A" w:rsidP="001C3B3A">
            <w:r w:rsidRPr="00BE0BD5">
              <w:rPr>
                <w:b/>
              </w:rPr>
              <w:t>Nom de la fonctionnalité</w:t>
            </w:r>
          </w:p>
        </w:tc>
        <w:tc>
          <w:tcPr>
            <w:tcW w:w="6373" w:type="dxa"/>
          </w:tcPr>
          <w:p w14:paraId="27984C9B" w14:textId="23AAC8ED" w:rsidR="001C3B3A" w:rsidRDefault="001C3B3A" w:rsidP="001C3B3A">
            <w:r>
              <w:t>Suppression d’un département</w:t>
            </w:r>
          </w:p>
        </w:tc>
      </w:tr>
      <w:tr w:rsidR="001C3B3A" w14:paraId="71E48332" w14:textId="77777777" w:rsidTr="001C3B3A">
        <w:tc>
          <w:tcPr>
            <w:tcW w:w="2689" w:type="dxa"/>
          </w:tcPr>
          <w:p w14:paraId="0B710384" w14:textId="77777777" w:rsidR="001C3B3A" w:rsidRDefault="001C3B3A" w:rsidP="001C3B3A">
            <w:r>
              <w:rPr>
                <w:b/>
              </w:rPr>
              <w:t>Description sommaire</w:t>
            </w:r>
          </w:p>
        </w:tc>
        <w:tc>
          <w:tcPr>
            <w:tcW w:w="6373" w:type="dxa"/>
          </w:tcPr>
          <w:p w14:paraId="09A09E45" w14:textId="1DDDEC8D" w:rsidR="001C3B3A" w:rsidRDefault="001C3B3A" w:rsidP="001C3B3A">
            <w:r>
              <w:t xml:space="preserve">Au clic du bouton « Supprimer », une boîte de dialogue </w:t>
            </w:r>
            <w:r w:rsidR="00914516">
              <w:t>va s’ouvrir pour la confirmation de suppression</w:t>
            </w:r>
            <w:r>
              <w:t xml:space="preserve"> d’un département</w:t>
            </w:r>
          </w:p>
        </w:tc>
      </w:tr>
      <w:tr w:rsidR="001C3B3A" w14:paraId="035DE8AE" w14:textId="77777777" w:rsidTr="001C3B3A">
        <w:tc>
          <w:tcPr>
            <w:tcW w:w="2689" w:type="dxa"/>
          </w:tcPr>
          <w:p w14:paraId="668A15F7" w14:textId="77777777" w:rsidR="001C3B3A" w:rsidRDefault="001C3B3A" w:rsidP="001C3B3A">
            <w:r w:rsidRPr="001B2B57">
              <w:rPr>
                <w:b/>
              </w:rPr>
              <w:t>Fonctionnalités attendues</w:t>
            </w:r>
          </w:p>
        </w:tc>
        <w:tc>
          <w:tcPr>
            <w:tcW w:w="6373" w:type="dxa"/>
          </w:tcPr>
          <w:p w14:paraId="5A7987DC" w14:textId="5EEA6094" w:rsidR="001C3B3A" w:rsidRDefault="00914516" w:rsidP="001C3B3A">
            <w:r>
              <w:t>Le système doit pouvoir supprimer</w:t>
            </w:r>
            <w:r w:rsidR="001C3B3A">
              <w:t xml:space="preserve"> un département existant</w:t>
            </w:r>
          </w:p>
        </w:tc>
      </w:tr>
      <w:tr w:rsidR="001C3B3A" w14:paraId="4A8E5FD9" w14:textId="77777777" w:rsidTr="001C3B3A">
        <w:tc>
          <w:tcPr>
            <w:tcW w:w="2689" w:type="dxa"/>
          </w:tcPr>
          <w:p w14:paraId="44B401F3" w14:textId="77777777" w:rsidR="001C3B3A" w:rsidRDefault="001C3B3A" w:rsidP="001C3B3A">
            <w:r>
              <w:rPr>
                <w:b/>
              </w:rPr>
              <w:t>Composants</w:t>
            </w:r>
          </w:p>
        </w:tc>
        <w:tc>
          <w:tcPr>
            <w:tcW w:w="6373" w:type="dxa"/>
          </w:tcPr>
          <w:p w14:paraId="48BB9D98" w14:textId="77777777" w:rsidR="001C3B3A" w:rsidRDefault="001C3B3A" w:rsidP="001C3B3A">
            <w:r>
              <w:t>La boîte de dialogue est composé de :</w:t>
            </w:r>
          </w:p>
          <w:p w14:paraId="6099B3A6" w14:textId="7BA0BCE8" w:rsidR="001C3B3A" w:rsidRDefault="00914516" w:rsidP="00914516">
            <w:pPr>
              <w:pStyle w:val="Paragraphedeliste"/>
              <w:numPr>
                <w:ilvl w:val="0"/>
                <w:numId w:val="23"/>
              </w:numPr>
            </w:pPr>
            <w:r>
              <w:t>Un message de confirmation de suppression « Voulez-vous vraiment supprimer ce département ? »</w:t>
            </w:r>
          </w:p>
          <w:p w14:paraId="038DC292" w14:textId="74983C9A" w:rsidR="001C3B3A" w:rsidRDefault="001C3B3A" w:rsidP="001C3B3A">
            <w:pPr>
              <w:pStyle w:val="Paragraphedeliste"/>
              <w:numPr>
                <w:ilvl w:val="0"/>
                <w:numId w:val="23"/>
              </w:numPr>
            </w:pPr>
            <w:r>
              <w:t>Bouton avec l’inscriptio</w:t>
            </w:r>
            <w:r w:rsidR="00914516">
              <w:t>n « Oui</w:t>
            </w:r>
            <w:r>
              <w:t> »</w:t>
            </w:r>
          </w:p>
          <w:p w14:paraId="706E17A7" w14:textId="77777777" w:rsidR="001C3B3A" w:rsidRDefault="001C3B3A" w:rsidP="001C3B3A">
            <w:pPr>
              <w:pStyle w:val="Paragraphedeliste"/>
              <w:numPr>
                <w:ilvl w:val="0"/>
                <w:numId w:val="23"/>
              </w:numPr>
            </w:pPr>
            <w:r>
              <w:t>Bouton avec l’inscription « Annuler »</w:t>
            </w:r>
          </w:p>
        </w:tc>
      </w:tr>
      <w:tr w:rsidR="001C3B3A" w14:paraId="4D2BE77B" w14:textId="77777777" w:rsidTr="001C3B3A">
        <w:tc>
          <w:tcPr>
            <w:tcW w:w="2689" w:type="dxa"/>
          </w:tcPr>
          <w:p w14:paraId="52FFDD2D" w14:textId="77777777" w:rsidR="001C3B3A" w:rsidRDefault="001C3B3A" w:rsidP="001C3B3A">
            <w:r w:rsidRPr="0038344E">
              <w:rPr>
                <w:b/>
              </w:rPr>
              <w:t>Règles de gestion</w:t>
            </w:r>
          </w:p>
        </w:tc>
        <w:tc>
          <w:tcPr>
            <w:tcW w:w="6373" w:type="dxa"/>
          </w:tcPr>
          <w:p w14:paraId="3CD4DCEB" w14:textId="2E47DE4D" w:rsidR="001C3B3A" w:rsidRDefault="00914516" w:rsidP="001C3B3A">
            <w:r>
              <w:t>Si un département est supprimé, tout ce qui est relié à ce département sera supprimé également, à savoir tout le personnel dans ce département.</w:t>
            </w:r>
          </w:p>
        </w:tc>
      </w:tr>
    </w:tbl>
    <w:p w14:paraId="43B54886" w14:textId="77777777" w:rsidR="001C3B3A" w:rsidRPr="001C3B3A" w:rsidRDefault="001C3B3A" w:rsidP="00B567D0"/>
    <w:p w14:paraId="462168C1" w14:textId="77777777" w:rsidR="00D10D57" w:rsidRDefault="00D10D57" w:rsidP="00D10D57">
      <w:pPr>
        <w:pStyle w:val="Titre3"/>
      </w:pPr>
      <w:bookmarkStart w:id="120" w:name="_Toc76128514"/>
      <w:r>
        <w:t>Historique info</w:t>
      </w:r>
      <w:bookmarkEnd w:id="120"/>
    </w:p>
    <w:p w14:paraId="0ABC8650" w14:textId="77777777" w:rsidR="00D10D57" w:rsidRDefault="00D10D57" w:rsidP="00D10D57">
      <w:pPr>
        <w:ind w:firstLine="426"/>
        <w:jc w:val="both"/>
        <w:rPr>
          <w:rStyle w:val="lev"/>
        </w:rPr>
      </w:pPr>
      <w:r>
        <w:rPr>
          <w:rStyle w:val="lev"/>
        </w:rPr>
        <w:t>Cette option est faite pour suivre les actions spécialement à faire au sein du département INFO.</w:t>
      </w:r>
    </w:p>
    <w:p w14:paraId="7D796880" w14:textId="77777777" w:rsidR="00D10D57" w:rsidRDefault="00D10D57" w:rsidP="00D10D57">
      <w:pPr>
        <w:ind w:firstLine="426"/>
        <w:jc w:val="both"/>
        <w:rPr>
          <w:rStyle w:val="lev"/>
        </w:rPr>
      </w:pPr>
      <w:r>
        <w:rPr>
          <w:rStyle w:val="lev"/>
        </w:rPr>
        <w:t>La page présentant l’historique-info est suggérée comme suit :</w:t>
      </w:r>
    </w:p>
    <w:p w14:paraId="35AAF49B" w14:textId="77777777" w:rsidR="00D10D57" w:rsidRDefault="00D10D57" w:rsidP="00D10D57">
      <w:pPr>
        <w:ind w:firstLine="426"/>
        <w:rPr>
          <w:rStyle w:val="lev"/>
        </w:rPr>
      </w:pPr>
      <w:r>
        <w:rPr>
          <w:bCs/>
          <w:noProof/>
          <w:lang w:val="en-US"/>
        </w:rPr>
        <w:lastRenderedPageBreak/>
        <w:drawing>
          <wp:inline distT="0" distB="0" distL="0" distR="0" wp14:anchorId="10F7F3F7" wp14:editId="1356F3CB">
            <wp:extent cx="5760720" cy="32397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isto-info.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14:paraId="7A76ACC1" w14:textId="7C9CD620" w:rsidR="00D10D57" w:rsidRDefault="00D10D57" w:rsidP="00D10D57">
      <w:pPr>
        <w:pStyle w:val="Lgende"/>
        <w:rPr>
          <w:rStyle w:val="lev"/>
        </w:rPr>
      </w:pPr>
      <w:bookmarkStart w:id="121" w:name="_Toc76128547"/>
      <w:r>
        <w:t xml:space="preserve">Figure </w:t>
      </w:r>
      <w:fldSimple w:instr=" SEQ Figure \* ARABIC ">
        <w:r w:rsidR="001C3B3A">
          <w:rPr>
            <w:noProof/>
          </w:rPr>
          <w:t>31</w:t>
        </w:r>
      </w:fldSimple>
      <w:r>
        <w:t xml:space="preserve">: </w:t>
      </w:r>
      <w:r w:rsidRPr="00914127">
        <w:t>Présentation de la page d'historique info</w:t>
      </w:r>
      <w:bookmarkEnd w:id="121"/>
    </w:p>
    <w:p w14:paraId="35CE6F23" w14:textId="77777777" w:rsidR="00D10D57" w:rsidRPr="00AA6B6A" w:rsidRDefault="00D10D57" w:rsidP="00D10D57">
      <w:pPr>
        <w:rPr>
          <w:rStyle w:val="lev"/>
        </w:rPr>
      </w:pPr>
    </w:p>
    <w:tbl>
      <w:tblPr>
        <w:tblStyle w:val="Grilledutableau"/>
        <w:tblW w:w="0" w:type="auto"/>
        <w:tblLook w:val="04A0" w:firstRow="1" w:lastRow="0" w:firstColumn="1" w:lastColumn="0" w:noHBand="0" w:noVBand="1"/>
      </w:tblPr>
      <w:tblGrid>
        <w:gridCol w:w="2689"/>
        <w:gridCol w:w="6373"/>
      </w:tblGrid>
      <w:tr w:rsidR="00D10D57" w14:paraId="1464A544" w14:textId="77777777" w:rsidTr="00FE542D">
        <w:tc>
          <w:tcPr>
            <w:tcW w:w="9062" w:type="dxa"/>
            <w:gridSpan w:val="2"/>
          </w:tcPr>
          <w:p w14:paraId="4B8A517A" w14:textId="77777777" w:rsidR="00D10D57" w:rsidRDefault="00D10D57" w:rsidP="00D10D57">
            <w:pPr>
              <w:jc w:val="center"/>
            </w:pPr>
            <w:r w:rsidRPr="00BE0BD5">
              <w:rPr>
                <w:b/>
              </w:rPr>
              <w:t>Fiche de description de fonctionnalité</w:t>
            </w:r>
          </w:p>
        </w:tc>
      </w:tr>
      <w:tr w:rsidR="00D10D57" w14:paraId="03B77B39" w14:textId="77777777" w:rsidTr="00FE542D">
        <w:tc>
          <w:tcPr>
            <w:tcW w:w="2689" w:type="dxa"/>
          </w:tcPr>
          <w:p w14:paraId="7424E36A" w14:textId="77777777" w:rsidR="00D10D57" w:rsidRPr="00BE0BD5" w:rsidRDefault="00D10D57" w:rsidP="00D10D57">
            <w:pPr>
              <w:rPr>
                <w:b/>
              </w:rPr>
            </w:pPr>
            <w:r w:rsidRPr="00BE0BD5">
              <w:rPr>
                <w:b/>
              </w:rPr>
              <w:t>Nom de la fonctionnalité</w:t>
            </w:r>
          </w:p>
        </w:tc>
        <w:tc>
          <w:tcPr>
            <w:tcW w:w="6373" w:type="dxa"/>
          </w:tcPr>
          <w:p w14:paraId="46353ED0" w14:textId="77777777" w:rsidR="00D10D57" w:rsidRDefault="00D10D57" w:rsidP="00D10D57">
            <w:pPr>
              <w:jc w:val="both"/>
            </w:pPr>
            <w:r>
              <w:t>Historique-info</w:t>
            </w:r>
          </w:p>
        </w:tc>
      </w:tr>
      <w:tr w:rsidR="00D10D57" w14:paraId="3F2CC0D1" w14:textId="77777777" w:rsidTr="00FE542D">
        <w:tc>
          <w:tcPr>
            <w:tcW w:w="2689" w:type="dxa"/>
          </w:tcPr>
          <w:p w14:paraId="30FEDC07" w14:textId="77777777" w:rsidR="00D10D57" w:rsidRPr="00BE0BD5" w:rsidRDefault="00D10D57" w:rsidP="00D10D57">
            <w:pPr>
              <w:rPr>
                <w:b/>
              </w:rPr>
            </w:pPr>
            <w:r w:rsidRPr="00BE0BD5">
              <w:rPr>
                <w:b/>
              </w:rPr>
              <w:t>Description sommaire</w:t>
            </w:r>
          </w:p>
        </w:tc>
        <w:tc>
          <w:tcPr>
            <w:tcW w:w="6373" w:type="dxa"/>
          </w:tcPr>
          <w:p w14:paraId="3C4BB35D" w14:textId="77777777" w:rsidR="00D10D57" w:rsidRDefault="00D10D57" w:rsidP="00D10D57">
            <w:pPr>
              <w:jc w:val="both"/>
            </w:pPr>
            <w:r>
              <w:t>A l’arrivée ou au cours de la fonction d’un consultant, il est nécessaire de lui attribuer une machine, de faire la sauvegarde de ses mails, lui attribuer une configuration VPN, d’introduire sa machine dans OCS.</w:t>
            </w:r>
          </w:p>
        </w:tc>
      </w:tr>
      <w:tr w:rsidR="00D10D57" w14:paraId="510433F1" w14:textId="77777777" w:rsidTr="00FE542D">
        <w:tc>
          <w:tcPr>
            <w:tcW w:w="2689" w:type="dxa"/>
          </w:tcPr>
          <w:p w14:paraId="32EDD716" w14:textId="77777777" w:rsidR="00D10D57" w:rsidRPr="001B2B57" w:rsidRDefault="00D10D57" w:rsidP="00D10D57">
            <w:pPr>
              <w:rPr>
                <w:b/>
              </w:rPr>
            </w:pPr>
            <w:r w:rsidRPr="001B2B57">
              <w:rPr>
                <w:b/>
              </w:rPr>
              <w:t>Fonctionnalités attendues</w:t>
            </w:r>
          </w:p>
        </w:tc>
        <w:tc>
          <w:tcPr>
            <w:tcW w:w="6373" w:type="dxa"/>
          </w:tcPr>
          <w:p w14:paraId="69613391" w14:textId="77777777" w:rsidR="00D10D57" w:rsidRDefault="00D10D57" w:rsidP="00D10D57">
            <w:pPr>
              <w:jc w:val="both"/>
            </w:pPr>
            <w:r>
              <w:rPr>
                <w:rStyle w:val="lev"/>
              </w:rPr>
              <w:t>Cette fonctionnalité est disponible dans la liste déroulante à cliquer sur la section représentant une personne, au-dessous de l’option «  Gérer la demande d’habilitation ». Elle redirige vers une page contenant un formulaire de l’historique-info pour chaque consultant.</w:t>
            </w:r>
          </w:p>
        </w:tc>
      </w:tr>
      <w:tr w:rsidR="00D10D57" w14:paraId="3D5466DC" w14:textId="77777777" w:rsidTr="00FE542D">
        <w:tc>
          <w:tcPr>
            <w:tcW w:w="2689" w:type="dxa"/>
          </w:tcPr>
          <w:p w14:paraId="29497E77" w14:textId="77777777" w:rsidR="00D10D57" w:rsidRPr="001B2B57" w:rsidRDefault="00D10D57" w:rsidP="00D10D57">
            <w:pPr>
              <w:rPr>
                <w:b/>
              </w:rPr>
            </w:pPr>
            <w:r>
              <w:rPr>
                <w:b/>
              </w:rPr>
              <w:t>Composants</w:t>
            </w:r>
          </w:p>
        </w:tc>
        <w:tc>
          <w:tcPr>
            <w:tcW w:w="6373" w:type="dxa"/>
          </w:tcPr>
          <w:p w14:paraId="038573E0" w14:textId="77777777" w:rsidR="00D10D57" w:rsidRDefault="00D10D57" w:rsidP="00D10D57">
            <w:pPr>
              <w:jc w:val="both"/>
            </w:pPr>
            <w:r>
              <w:t>Formulaire d’historique-info, vide au départ, contenant :</w:t>
            </w:r>
          </w:p>
          <w:p w14:paraId="31BB0748" w14:textId="77777777" w:rsidR="00D10D57" w:rsidRDefault="00D10D57" w:rsidP="00B567D0">
            <w:pPr>
              <w:pStyle w:val="Paragraphedeliste"/>
              <w:numPr>
                <w:ilvl w:val="0"/>
                <w:numId w:val="1"/>
              </w:numPr>
              <w:jc w:val="both"/>
            </w:pPr>
            <w:r>
              <w:t>Champ de saisie de la « Référence de la machine attribuée », bouton d’enregistrement, bouton de modification, bouton de suppression</w:t>
            </w:r>
          </w:p>
          <w:p w14:paraId="6F1323C1" w14:textId="77777777" w:rsidR="00D10D57" w:rsidRDefault="00D10D57" w:rsidP="00B567D0">
            <w:pPr>
              <w:pStyle w:val="Paragraphedeliste"/>
              <w:numPr>
                <w:ilvl w:val="0"/>
                <w:numId w:val="1"/>
              </w:numPr>
              <w:jc w:val="both"/>
            </w:pPr>
            <w:r>
              <w:t>Champ de saisie de la « Date de la dernière sauvegarde mail », bouton d’enregistrement, bouton de modification, bouton de suppression</w:t>
            </w:r>
          </w:p>
          <w:p w14:paraId="4C4F91B5" w14:textId="77777777" w:rsidR="00D10D57" w:rsidRDefault="00D10D57" w:rsidP="00B567D0">
            <w:pPr>
              <w:pStyle w:val="Paragraphedeliste"/>
              <w:numPr>
                <w:ilvl w:val="0"/>
                <w:numId w:val="1"/>
              </w:numPr>
              <w:jc w:val="both"/>
            </w:pPr>
            <w:r>
              <w:t>Puce à cocher « Attribution VPN » dont les choix sont « A</w:t>
            </w:r>
            <w:r w:rsidRPr="00A56AA9">
              <w:t>ccès serveur</w:t>
            </w:r>
            <w:r>
              <w:t> » / « </w:t>
            </w:r>
            <w:r w:rsidRPr="00A56AA9">
              <w:t>bpoc</w:t>
            </w:r>
            <w:r>
              <w:t xml:space="preserve"> » </w:t>
            </w:r>
            <w:r w:rsidRPr="00A56AA9">
              <w:t>/</w:t>
            </w:r>
            <w:r>
              <w:t xml:space="preserve"> « </w:t>
            </w:r>
            <w:r w:rsidRPr="00A56AA9">
              <w:t>bporh</w:t>
            </w:r>
            <w:r>
              <w:t> »</w:t>
            </w:r>
          </w:p>
          <w:p w14:paraId="2395AA7E" w14:textId="77777777" w:rsidR="00D10D57" w:rsidRDefault="00D10D57" w:rsidP="00B567D0">
            <w:pPr>
              <w:pStyle w:val="Paragraphedeliste"/>
              <w:numPr>
                <w:ilvl w:val="0"/>
                <w:numId w:val="1"/>
              </w:numPr>
              <w:jc w:val="both"/>
            </w:pPr>
            <w:r>
              <w:t>Puce à cocher pour « Suivi dans OCS »</w:t>
            </w:r>
          </w:p>
          <w:p w14:paraId="3FBA602A" w14:textId="77777777" w:rsidR="00D10D57" w:rsidRDefault="00D10D57" w:rsidP="00B567D0">
            <w:pPr>
              <w:pStyle w:val="Paragraphedeliste"/>
              <w:numPr>
                <w:ilvl w:val="0"/>
                <w:numId w:val="1"/>
              </w:numPr>
              <w:jc w:val="both"/>
            </w:pPr>
            <w:r>
              <w:t xml:space="preserve">Bouton avec l'inscription  « Partage », avec des puces à cocher de la liste des dossiers partagés auquel l’utilisateur doit avoir accès selon sa fiche d’habilitation </w:t>
            </w:r>
          </w:p>
          <w:p w14:paraId="6C081488" w14:textId="77777777" w:rsidR="00D10D57" w:rsidRDefault="00D10D57" w:rsidP="00B567D0">
            <w:pPr>
              <w:pStyle w:val="Paragraphedeliste"/>
              <w:numPr>
                <w:ilvl w:val="0"/>
                <w:numId w:val="1"/>
              </w:numPr>
              <w:jc w:val="both"/>
            </w:pPr>
            <w:r>
              <w:t>Puce à cocher pour le « Badge »</w:t>
            </w:r>
          </w:p>
          <w:p w14:paraId="0D08871E" w14:textId="77777777" w:rsidR="00D10D57" w:rsidRDefault="00D10D57" w:rsidP="00B567D0">
            <w:pPr>
              <w:pStyle w:val="Paragraphedeliste"/>
              <w:numPr>
                <w:ilvl w:val="0"/>
                <w:numId w:val="1"/>
              </w:numPr>
              <w:jc w:val="both"/>
            </w:pPr>
            <w:r>
              <w:t>Champ de saisie du numéro du badge : « N° »</w:t>
            </w:r>
          </w:p>
          <w:p w14:paraId="1B3437FB" w14:textId="77777777" w:rsidR="00D10D57" w:rsidRDefault="00D10D57" w:rsidP="00B567D0">
            <w:pPr>
              <w:pStyle w:val="Paragraphedeliste"/>
              <w:numPr>
                <w:ilvl w:val="0"/>
                <w:numId w:val="1"/>
              </w:numPr>
              <w:jc w:val="both"/>
            </w:pPr>
            <w:r>
              <w:t>Puce à cocher pour le statut de l’ « Habilitation » composée des inscriptions « Faite » et « Non faite »</w:t>
            </w:r>
          </w:p>
        </w:tc>
      </w:tr>
      <w:tr w:rsidR="00D10D57" w14:paraId="0AD4FB81" w14:textId="77777777" w:rsidTr="00FE542D">
        <w:tc>
          <w:tcPr>
            <w:tcW w:w="2689" w:type="dxa"/>
          </w:tcPr>
          <w:p w14:paraId="69FAD51E" w14:textId="77777777" w:rsidR="00D10D57" w:rsidRPr="0038344E" w:rsidRDefault="00D10D57" w:rsidP="00D10D57">
            <w:pPr>
              <w:rPr>
                <w:b/>
              </w:rPr>
            </w:pPr>
            <w:r w:rsidRPr="0038344E">
              <w:rPr>
                <w:b/>
              </w:rPr>
              <w:t>Règles de gestion</w:t>
            </w:r>
          </w:p>
        </w:tc>
        <w:tc>
          <w:tcPr>
            <w:tcW w:w="6373" w:type="dxa"/>
          </w:tcPr>
          <w:p w14:paraId="56CEDFE0" w14:textId="77777777" w:rsidR="00D10D57" w:rsidRDefault="00D10D57" w:rsidP="00B567D0">
            <w:pPr>
              <w:pStyle w:val="Paragraphedeliste"/>
              <w:numPr>
                <w:ilvl w:val="0"/>
                <w:numId w:val="8"/>
              </w:numPr>
              <w:jc w:val="both"/>
            </w:pPr>
            <w:r>
              <w:t>L’historique-info est associé à un consultant.</w:t>
            </w:r>
          </w:p>
          <w:p w14:paraId="596F7781" w14:textId="77777777" w:rsidR="00D10D57" w:rsidRDefault="00D10D57" w:rsidP="00B567D0">
            <w:pPr>
              <w:pStyle w:val="Paragraphedeliste"/>
              <w:numPr>
                <w:ilvl w:val="0"/>
                <w:numId w:val="8"/>
              </w:numPr>
              <w:jc w:val="both"/>
            </w:pPr>
            <w:r>
              <w:lastRenderedPageBreak/>
              <w:t>Le bouton « Partage » permet au système de lancer un script qui vérifie si l’utilisateur est bien membre des groupes des partages des dossiers qui lui sont inscrits</w:t>
            </w:r>
          </w:p>
          <w:p w14:paraId="2448759E" w14:textId="77777777" w:rsidR="00D10D57" w:rsidRDefault="00D10D57" w:rsidP="00B567D0">
            <w:pPr>
              <w:pStyle w:val="Paragraphedeliste"/>
              <w:numPr>
                <w:ilvl w:val="0"/>
                <w:numId w:val="8"/>
              </w:numPr>
              <w:jc w:val="both"/>
            </w:pPr>
            <w:r>
              <w:t>La case à cocher « Faite » du statut de l’ « Habilitation » ne peut être cochée sans que les informations nécessaires ne soient tous remplis</w:t>
            </w:r>
          </w:p>
        </w:tc>
      </w:tr>
    </w:tbl>
    <w:p w14:paraId="27C133D2" w14:textId="77777777" w:rsidR="00D10D57" w:rsidRDefault="00D10D57" w:rsidP="00D10D57">
      <w:pPr>
        <w:ind w:firstLine="708"/>
        <w:jc w:val="both"/>
      </w:pPr>
    </w:p>
    <w:p w14:paraId="39EDBC5B" w14:textId="77777777" w:rsidR="00D10D57" w:rsidRDefault="00D10D57" w:rsidP="00D10D57">
      <w:pPr>
        <w:pStyle w:val="Titre3"/>
      </w:pPr>
      <w:bookmarkStart w:id="122" w:name="_Toc76128515"/>
      <w:r>
        <w:t>Liste des habilitations</w:t>
      </w:r>
      <w:bookmarkEnd w:id="122"/>
      <w:r w:rsidDel="00400212">
        <w:t xml:space="preserve"> </w:t>
      </w:r>
    </w:p>
    <w:p w14:paraId="456A9B8E" w14:textId="55056D3F" w:rsidR="00D82DD6" w:rsidRDefault="00D82DD6" w:rsidP="00B567D0">
      <w:r>
        <w:t>La liste des habilitations est suggérée comme suit :</w:t>
      </w:r>
    </w:p>
    <w:p w14:paraId="4C3CE107" w14:textId="2DA2C7DA" w:rsidR="00D82DD6" w:rsidRDefault="00D82DD6" w:rsidP="00B567D0">
      <w:r w:rsidRPr="00B567D0">
        <w:rPr>
          <w:noProof/>
          <w:lang w:val="en-US"/>
        </w:rPr>
        <w:drawing>
          <wp:inline distT="0" distB="0" distL="0" distR="0" wp14:anchorId="58D9B6EF" wp14:editId="4F835FD9">
            <wp:extent cx="5760720" cy="324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e des habilitations révisé.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E00F081" w14:textId="73B225E4" w:rsidR="00D82DD6" w:rsidRDefault="00D82DD6" w:rsidP="00B567D0">
      <w:pPr>
        <w:pStyle w:val="Lgende"/>
      </w:pPr>
      <w:bookmarkStart w:id="123" w:name="_Toc76128548"/>
      <w:r>
        <w:t xml:space="preserve">Figure </w:t>
      </w:r>
      <w:fldSimple w:instr=" SEQ Figure \* ARABIC ">
        <w:r w:rsidR="001C3B3A">
          <w:rPr>
            <w:noProof/>
          </w:rPr>
          <w:t>32</w:t>
        </w:r>
      </w:fldSimple>
      <w:r>
        <w:t>: Présentation de la liste des habilitations</w:t>
      </w:r>
      <w:bookmarkEnd w:id="123"/>
    </w:p>
    <w:p w14:paraId="14648555" w14:textId="2CA5A249" w:rsidR="00D82DD6" w:rsidRDefault="00D82DD6" w:rsidP="00B567D0">
      <w:r w:rsidRPr="00B567D0">
        <w:rPr>
          <w:noProof/>
          <w:lang w:val="en-US"/>
        </w:rPr>
        <w:drawing>
          <wp:inline distT="0" distB="0" distL="0" distR="0" wp14:anchorId="694F9A77" wp14:editId="319DF6A2">
            <wp:extent cx="5760720" cy="32404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bilitation info révisé.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40B751A" w14:textId="5BDF70B5" w:rsidR="00D82DD6" w:rsidRPr="00D82DD6" w:rsidRDefault="00D82DD6" w:rsidP="00B567D0">
      <w:pPr>
        <w:pStyle w:val="Lgende"/>
      </w:pPr>
      <w:bookmarkStart w:id="124" w:name="_Toc76128549"/>
      <w:r>
        <w:lastRenderedPageBreak/>
        <w:t xml:space="preserve">Figure </w:t>
      </w:r>
      <w:fldSimple w:instr=" SEQ Figure \* ARABIC ">
        <w:r w:rsidR="001C3B3A">
          <w:rPr>
            <w:noProof/>
          </w:rPr>
          <w:t>33</w:t>
        </w:r>
      </w:fldSimple>
      <w:r>
        <w:t>: Présentation de la fiche d'habilitation d'un personnel</w:t>
      </w:r>
      <w:bookmarkEnd w:id="124"/>
    </w:p>
    <w:tbl>
      <w:tblPr>
        <w:tblStyle w:val="Grilledutableau"/>
        <w:tblW w:w="0" w:type="auto"/>
        <w:tblLook w:val="04A0" w:firstRow="1" w:lastRow="0" w:firstColumn="1" w:lastColumn="0" w:noHBand="0" w:noVBand="1"/>
      </w:tblPr>
      <w:tblGrid>
        <w:gridCol w:w="2693"/>
        <w:gridCol w:w="6369"/>
      </w:tblGrid>
      <w:tr w:rsidR="00D10D57" w:rsidRPr="003A364B" w14:paraId="25E18EC5" w14:textId="77777777" w:rsidTr="00FE542D">
        <w:tc>
          <w:tcPr>
            <w:tcW w:w="9067" w:type="dxa"/>
            <w:gridSpan w:val="2"/>
          </w:tcPr>
          <w:p w14:paraId="705FCA52" w14:textId="77777777" w:rsidR="00D10D57" w:rsidRPr="003A364B" w:rsidRDefault="00D10D57" w:rsidP="00D10D57">
            <w:pPr>
              <w:jc w:val="center"/>
              <w:rPr>
                <w:b/>
              </w:rPr>
            </w:pPr>
            <w:r w:rsidRPr="003A364B">
              <w:rPr>
                <w:b/>
              </w:rPr>
              <w:t>Fiche de description de fonctionnalité</w:t>
            </w:r>
          </w:p>
        </w:tc>
      </w:tr>
      <w:tr w:rsidR="00D10D57" w14:paraId="7452425F" w14:textId="77777777" w:rsidTr="00FE542D">
        <w:tc>
          <w:tcPr>
            <w:tcW w:w="2694" w:type="dxa"/>
          </w:tcPr>
          <w:p w14:paraId="592EF375" w14:textId="77777777" w:rsidR="00D10D57" w:rsidRDefault="00D10D57" w:rsidP="00D10D57">
            <w:r w:rsidRPr="00BE0BD5">
              <w:rPr>
                <w:b/>
              </w:rPr>
              <w:t>Nom de la fonctionnalité</w:t>
            </w:r>
          </w:p>
        </w:tc>
        <w:tc>
          <w:tcPr>
            <w:tcW w:w="6373" w:type="dxa"/>
          </w:tcPr>
          <w:p w14:paraId="793EABD0" w14:textId="77777777" w:rsidR="00D10D57" w:rsidRDefault="00D10D57" w:rsidP="00D10D57">
            <w:r>
              <w:t>Liste des habilitations</w:t>
            </w:r>
          </w:p>
        </w:tc>
      </w:tr>
      <w:tr w:rsidR="00D10D57" w14:paraId="32A4047B" w14:textId="77777777" w:rsidTr="00FE542D">
        <w:tc>
          <w:tcPr>
            <w:tcW w:w="2694" w:type="dxa"/>
          </w:tcPr>
          <w:p w14:paraId="12C92170" w14:textId="77777777" w:rsidR="00D10D57" w:rsidRDefault="00D10D57" w:rsidP="00D10D57">
            <w:r w:rsidRPr="00BE0BD5">
              <w:rPr>
                <w:b/>
              </w:rPr>
              <w:t>Description sommaire</w:t>
            </w:r>
          </w:p>
        </w:tc>
        <w:tc>
          <w:tcPr>
            <w:tcW w:w="6373" w:type="dxa"/>
          </w:tcPr>
          <w:p w14:paraId="491480F5" w14:textId="77777777" w:rsidR="00D10D57" w:rsidRDefault="00D10D57" w:rsidP="00D10D57">
            <w:r>
              <w:t>Pour chaque consultant, la liste des éléments dont celui –ci a en possessions (badge, PC, …) ou groupe LDAP auquel il est membre (mail, partages, …)  doivent être visible par l’équipe IT pour faciliter les divers suivi</w:t>
            </w:r>
          </w:p>
        </w:tc>
      </w:tr>
      <w:tr w:rsidR="00D10D57" w14:paraId="62629E5C" w14:textId="77777777" w:rsidTr="00FE542D">
        <w:tc>
          <w:tcPr>
            <w:tcW w:w="2694" w:type="dxa"/>
          </w:tcPr>
          <w:p w14:paraId="594CB57A" w14:textId="77777777" w:rsidR="00D10D57" w:rsidRDefault="00D10D57" w:rsidP="00D10D57">
            <w:r w:rsidRPr="001B2B57">
              <w:rPr>
                <w:b/>
              </w:rPr>
              <w:t>Fonctionnalités attendues</w:t>
            </w:r>
          </w:p>
        </w:tc>
        <w:tc>
          <w:tcPr>
            <w:tcW w:w="6373" w:type="dxa"/>
          </w:tcPr>
          <w:p w14:paraId="6EDAFE81" w14:textId="77777777" w:rsidR="00D10D57" w:rsidRDefault="00D10D57" w:rsidP="00D10D57">
            <w:r>
              <w:t xml:space="preserve">Le système devrait afficher une liste de tous les personnels FTHM, avec les diverses informations concernant leurs habilitations (habilitations dans la fiche comme ceux par demande GLPI) </w:t>
            </w:r>
          </w:p>
        </w:tc>
      </w:tr>
      <w:tr w:rsidR="00D10D57" w14:paraId="32E9971D" w14:textId="77777777" w:rsidTr="00FE542D">
        <w:tc>
          <w:tcPr>
            <w:tcW w:w="2694" w:type="dxa"/>
          </w:tcPr>
          <w:p w14:paraId="7C62273B" w14:textId="77777777" w:rsidR="00D10D57" w:rsidRDefault="00D10D57" w:rsidP="00D10D57">
            <w:r>
              <w:rPr>
                <w:b/>
              </w:rPr>
              <w:t>Composants</w:t>
            </w:r>
          </w:p>
        </w:tc>
        <w:tc>
          <w:tcPr>
            <w:tcW w:w="6373" w:type="dxa"/>
          </w:tcPr>
          <w:p w14:paraId="5C87ED48" w14:textId="77777777" w:rsidR="00D10D57" w:rsidRDefault="00D10D57" w:rsidP="00D10D57">
            <w:r>
              <w:t>Cet onglet présente une liste des personnes déjà habilitées avec :</w:t>
            </w:r>
          </w:p>
          <w:p w14:paraId="65A6BDE4" w14:textId="77777777" w:rsidR="00D10D57" w:rsidRDefault="00D10D57" w:rsidP="00B567D0">
            <w:pPr>
              <w:pStyle w:val="Paragraphedeliste"/>
              <w:numPr>
                <w:ilvl w:val="0"/>
                <w:numId w:val="1"/>
              </w:numPr>
            </w:pPr>
            <w:r>
              <w:t>L’ « Adresse mail »</w:t>
            </w:r>
          </w:p>
          <w:p w14:paraId="48CFD2C2" w14:textId="77777777" w:rsidR="00D10D57" w:rsidRDefault="00D10D57" w:rsidP="00B567D0">
            <w:pPr>
              <w:pStyle w:val="Paragraphedeliste"/>
              <w:numPr>
                <w:ilvl w:val="0"/>
                <w:numId w:val="1"/>
              </w:numPr>
            </w:pPr>
            <w:r>
              <w:t>Le « Prénoms et nom »</w:t>
            </w:r>
          </w:p>
          <w:p w14:paraId="67D52AC6" w14:textId="77777777" w:rsidR="00D10D57" w:rsidRDefault="00D10D57" w:rsidP="00B567D0">
            <w:pPr>
              <w:pStyle w:val="Paragraphedeliste"/>
              <w:numPr>
                <w:ilvl w:val="0"/>
                <w:numId w:val="1"/>
              </w:numPr>
            </w:pPr>
            <w:r>
              <w:t>Les « Adresses mail groupés »</w:t>
            </w:r>
          </w:p>
          <w:p w14:paraId="77D6E703" w14:textId="77777777" w:rsidR="00D10D57" w:rsidRDefault="00D10D57" w:rsidP="00B567D0">
            <w:pPr>
              <w:pStyle w:val="Paragraphedeliste"/>
              <w:numPr>
                <w:ilvl w:val="0"/>
                <w:numId w:val="1"/>
              </w:numPr>
            </w:pPr>
            <w:r>
              <w:t>Les « Dossiers de partages »</w:t>
            </w:r>
          </w:p>
          <w:p w14:paraId="0A694C50" w14:textId="77777777" w:rsidR="00D10D57" w:rsidRDefault="00D10D57" w:rsidP="00B567D0">
            <w:pPr>
              <w:pStyle w:val="Paragraphedeliste"/>
              <w:numPr>
                <w:ilvl w:val="0"/>
                <w:numId w:val="1"/>
              </w:numPr>
              <w:jc w:val="both"/>
            </w:pPr>
            <w:r>
              <w:t>La « Référence machine»</w:t>
            </w:r>
          </w:p>
          <w:p w14:paraId="04A15409" w14:textId="77777777" w:rsidR="00D10D57" w:rsidRDefault="00D10D57" w:rsidP="00B567D0">
            <w:pPr>
              <w:pStyle w:val="Paragraphedeliste"/>
              <w:numPr>
                <w:ilvl w:val="0"/>
                <w:numId w:val="1"/>
              </w:numPr>
              <w:jc w:val="both"/>
            </w:pPr>
            <w:r>
              <w:t>Le « Vérification machine dans OCS »</w:t>
            </w:r>
          </w:p>
          <w:p w14:paraId="3C218EDF" w14:textId="77777777" w:rsidR="00D10D57" w:rsidRDefault="00D10D57" w:rsidP="00B567D0">
            <w:pPr>
              <w:pStyle w:val="Paragraphedeliste"/>
              <w:numPr>
                <w:ilvl w:val="0"/>
                <w:numId w:val="1"/>
              </w:numPr>
              <w:jc w:val="both"/>
            </w:pPr>
            <w:r>
              <w:t>La « Date de la dernière sauvegarde mail »</w:t>
            </w:r>
          </w:p>
          <w:p w14:paraId="6E72E44A" w14:textId="77777777" w:rsidR="00D10D57" w:rsidRDefault="00D10D57" w:rsidP="00B567D0">
            <w:pPr>
              <w:pStyle w:val="Paragraphedeliste"/>
              <w:numPr>
                <w:ilvl w:val="0"/>
                <w:numId w:val="1"/>
              </w:numPr>
              <w:jc w:val="both"/>
            </w:pPr>
            <w:r>
              <w:t xml:space="preserve">L’ « Attribution VPN » </w:t>
            </w:r>
          </w:p>
          <w:p w14:paraId="48ACDE92" w14:textId="77777777" w:rsidR="00D10D57" w:rsidRDefault="00D10D57" w:rsidP="00B567D0">
            <w:pPr>
              <w:pStyle w:val="Paragraphedeliste"/>
              <w:numPr>
                <w:ilvl w:val="0"/>
                <w:numId w:val="1"/>
              </w:numPr>
              <w:jc w:val="both"/>
            </w:pPr>
            <w:r>
              <w:t>Le « Numéro badge »</w:t>
            </w:r>
          </w:p>
          <w:p w14:paraId="2AE37243" w14:textId="77777777" w:rsidR="00D10D57" w:rsidRDefault="00D10D57" w:rsidP="00B567D0">
            <w:pPr>
              <w:pStyle w:val="Paragraphedeliste"/>
              <w:numPr>
                <w:ilvl w:val="0"/>
                <w:numId w:val="1"/>
              </w:numPr>
              <w:jc w:val="both"/>
            </w:pPr>
            <w:r>
              <w:t>Une puce à cocher pour « Sélectionner » une ligne</w:t>
            </w:r>
          </w:p>
          <w:p w14:paraId="72A34B67" w14:textId="77777777" w:rsidR="00D10D57" w:rsidRDefault="00D10D57" w:rsidP="00B567D0">
            <w:pPr>
              <w:pStyle w:val="Paragraphedeliste"/>
              <w:numPr>
                <w:ilvl w:val="0"/>
                <w:numId w:val="1"/>
              </w:numPr>
              <w:jc w:val="both"/>
            </w:pPr>
            <w:r>
              <w:t>Un bouton « Tout sélectionner » permettant de sélectionner toutes les lignes</w:t>
            </w:r>
          </w:p>
          <w:p w14:paraId="7D90B12A" w14:textId="77777777" w:rsidR="00D10D57" w:rsidRDefault="00D10D57" w:rsidP="00B567D0">
            <w:pPr>
              <w:pStyle w:val="Paragraphedeliste"/>
              <w:numPr>
                <w:ilvl w:val="0"/>
                <w:numId w:val="1"/>
              </w:numPr>
              <w:jc w:val="both"/>
            </w:pPr>
            <w:r>
              <w:t>Un bouton « Exporter », permettant un export en version csv (ou éventuellement Excel) de la sélection de données choisi dans la liste</w:t>
            </w:r>
          </w:p>
        </w:tc>
      </w:tr>
      <w:tr w:rsidR="00D10D57" w14:paraId="131E6C99" w14:textId="77777777" w:rsidTr="00FE542D">
        <w:tc>
          <w:tcPr>
            <w:tcW w:w="2694" w:type="dxa"/>
          </w:tcPr>
          <w:p w14:paraId="4656FAF1" w14:textId="77777777" w:rsidR="00D10D57" w:rsidRDefault="00D10D57" w:rsidP="00D10D57">
            <w:r w:rsidRPr="0038344E">
              <w:rPr>
                <w:b/>
              </w:rPr>
              <w:t>Règles de gestion</w:t>
            </w:r>
          </w:p>
        </w:tc>
        <w:tc>
          <w:tcPr>
            <w:tcW w:w="6373" w:type="dxa"/>
          </w:tcPr>
          <w:p w14:paraId="11E5CD5D" w14:textId="77777777" w:rsidR="00D10D57" w:rsidRDefault="00D10D57" w:rsidP="00B567D0">
            <w:pPr>
              <w:pStyle w:val="Paragraphedeliste"/>
              <w:numPr>
                <w:ilvl w:val="0"/>
                <w:numId w:val="8"/>
              </w:numPr>
              <w:jc w:val="both"/>
            </w:pPr>
            <w:r>
              <w:t>Le prénom d’appellation sera souligné dans la liste</w:t>
            </w:r>
          </w:p>
          <w:p w14:paraId="38042C26" w14:textId="77777777" w:rsidR="00D10D57" w:rsidRDefault="00D10D57" w:rsidP="00B567D0">
            <w:pPr>
              <w:pStyle w:val="Paragraphedeliste"/>
              <w:numPr>
                <w:ilvl w:val="0"/>
                <w:numId w:val="8"/>
              </w:numPr>
              <w:jc w:val="both"/>
            </w:pPr>
            <w:r>
              <w:t>Les adresses mail groupées et dossiers de partage affichés dans la liste seront le résultat de l’exécution d’un script  par le système pour effectuer les vérifications du compte à partir de requêtes LDAP.</w:t>
            </w:r>
          </w:p>
        </w:tc>
      </w:tr>
    </w:tbl>
    <w:p w14:paraId="1138E54E" w14:textId="77777777" w:rsidR="00D10D57" w:rsidRDefault="00D10D57" w:rsidP="00D10D57">
      <w:pPr>
        <w:tabs>
          <w:tab w:val="left" w:pos="3870"/>
        </w:tabs>
        <w:ind w:firstLine="708"/>
        <w:jc w:val="both"/>
      </w:pPr>
    </w:p>
    <w:p w14:paraId="4EC18BE5" w14:textId="77777777" w:rsidR="00D10D57" w:rsidRDefault="00D10D57" w:rsidP="00D10D57">
      <w:pPr>
        <w:pStyle w:val="Titre3"/>
      </w:pPr>
      <w:bookmarkStart w:id="125" w:name="_Toc76128516"/>
      <w:r>
        <w:t>Désactiver un personnel</w:t>
      </w:r>
      <w:bookmarkEnd w:id="125"/>
      <w:r>
        <w:tab/>
      </w:r>
    </w:p>
    <w:p w14:paraId="7220B09F" w14:textId="77777777" w:rsidR="00D10D57" w:rsidRDefault="00D10D57" w:rsidP="00D10D57">
      <w:r>
        <w:t>L’option de désactivation est suggérée comme suit :</w:t>
      </w:r>
    </w:p>
    <w:p w14:paraId="6B24BB32" w14:textId="77777777" w:rsidR="00D10D57" w:rsidRDefault="00D10D57" w:rsidP="00D10D57">
      <w:pPr>
        <w:keepNext/>
      </w:pPr>
      <w:r>
        <w:rPr>
          <w:noProof/>
          <w:lang w:val="en-US"/>
        </w:rPr>
        <w:lastRenderedPageBreak/>
        <w:drawing>
          <wp:inline distT="0" distB="0" distL="0" distR="0" wp14:anchorId="09D37AE8" wp14:editId="111EC6B0">
            <wp:extent cx="5760720" cy="324040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ésactivation révisé.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7B2E5BAE" w14:textId="21932EAF" w:rsidR="00D10D57" w:rsidRDefault="00D10D57" w:rsidP="00D10D57">
      <w:pPr>
        <w:pStyle w:val="Lgende"/>
      </w:pPr>
      <w:bookmarkStart w:id="126" w:name="_Toc76128550"/>
      <w:r>
        <w:t xml:space="preserve">Figure </w:t>
      </w:r>
      <w:fldSimple w:instr=" SEQ Figure \* ARABIC ">
        <w:r w:rsidR="001C3B3A">
          <w:rPr>
            <w:noProof/>
          </w:rPr>
          <w:t>34</w:t>
        </w:r>
      </w:fldSimple>
      <w:r>
        <w:t xml:space="preserve">: </w:t>
      </w:r>
      <w:r w:rsidRPr="000369E7">
        <w:t>Représentation du procédé de désactivation</w:t>
      </w:r>
      <w:bookmarkEnd w:id="126"/>
    </w:p>
    <w:p w14:paraId="3C801F6B" w14:textId="77777777" w:rsidR="00D10D57" w:rsidRPr="00DA7291" w:rsidRDefault="00D10D57" w:rsidP="00D10D57">
      <w:pPr>
        <w:keepNext/>
      </w:pPr>
    </w:p>
    <w:tbl>
      <w:tblPr>
        <w:tblStyle w:val="Grilledutableau"/>
        <w:tblW w:w="0" w:type="auto"/>
        <w:tblLook w:val="04A0" w:firstRow="1" w:lastRow="0" w:firstColumn="1" w:lastColumn="0" w:noHBand="0" w:noVBand="1"/>
      </w:tblPr>
      <w:tblGrid>
        <w:gridCol w:w="2689"/>
        <w:gridCol w:w="6373"/>
      </w:tblGrid>
      <w:tr w:rsidR="00D10D57" w:rsidRPr="00756B45" w14:paraId="73F02857" w14:textId="77777777" w:rsidTr="00FE542D">
        <w:tc>
          <w:tcPr>
            <w:tcW w:w="9062" w:type="dxa"/>
            <w:gridSpan w:val="2"/>
          </w:tcPr>
          <w:p w14:paraId="1A42136E" w14:textId="77777777" w:rsidR="00D10D57" w:rsidRPr="00756B45" w:rsidRDefault="00D10D57" w:rsidP="00D10D57">
            <w:pPr>
              <w:jc w:val="center"/>
              <w:rPr>
                <w:b/>
              </w:rPr>
            </w:pPr>
            <w:r w:rsidRPr="00756B45">
              <w:rPr>
                <w:b/>
              </w:rPr>
              <w:t>Fiche de description de fonctionnalité</w:t>
            </w:r>
          </w:p>
        </w:tc>
      </w:tr>
      <w:tr w:rsidR="00D10D57" w14:paraId="7DF6EC1E" w14:textId="77777777" w:rsidTr="00FE542D">
        <w:tc>
          <w:tcPr>
            <w:tcW w:w="2689" w:type="dxa"/>
          </w:tcPr>
          <w:p w14:paraId="5F489973" w14:textId="77777777" w:rsidR="00D10D57" w:rsidRDefault="00D10D57" w:rsidP="00D10D57">
            <w:r w:rsidRPr="00BE0BD5">
              <w:rPr>
                <w:b/>
              </w:rPr>
              <w:t>Nom de la fonctionnalité</w:t>
            </w:r>
          </w:p>
        </w:tc>
        <w:tc>
          <w:tcPr>
            <w:tcW w:w="6373" w:type="dxa"/>
          </w:tcPr>
          <w:p w14:paraId="7F33B6C0" w14:textId="77777777" w:rsidR="00D10D57" w:rsidRDefault="00D10D57" w:rsidP="00D10D57">
            <w:r>
              <w:t>Désactiver un personnel</w:t>
            </w:r>
          </w:p>
        </w:tc>
      </w:tr>
      <w:tr w:rsidR="00D10D57" w14:paraId="67B35556" w14:textId="77777777" w:rsidTr="00FE542D">
        <w:tc>
          <w:tcPr>
            <w:tcW w:w="2689" w:type="dxa"/>
          </w:tcPr>
          <w:p w14:paraId="04CD2B38" w14:textId="77777777" w:rsidR="00D10D57" w:rsidRPr="001B2B57" w:rsidRDefault="00D10D57" w:rsidP="00D10D57">
            <w:pPr>
              <w:rPr>
                <w:b/>
              </w:rPr>
            </w:pPr>
            <w:r w:rsidRPr="00BE0BD5">
              <w:rPr>
                <w:b/>
              </w:rPr>
              <w:t>Description sommaire</w:t>
            </w:r>
          </w:p>
        </w:tc>
        <w:tc>
          <w:tcPr>
            <w:tcW w:w="6373" w:type="dxa"/>
          </w:tcPr>
          <w:p w14:paraId="4DFFC19C" w14:textId="77777777" w:rsidR="00D10D57" w:rsidRDefault="00D10D57" w:rsidP="00D10D57">
            <w:r>
              <w:t>Lors de la sélection d’un personnel à désactiver dans le menu « Liste du personnel » puis « A désactiver », quand le bouton « Procéder est cliqué, un interface demandant une authentification apparaît. Seul l’administrateur IT peut continuer les actions après cette authentification.</w:t>
            </w:r>
          </w:p>
        </w:tc>
      </w:tr>
      <w:tr w:rsidR="00D10D57" w14:paraId="5E603347" w14:textId="77777777" w:rsidTr="00FE542D">
        <w:tc>
          <w:tcPr>
            <w:tcW w:w="2689" w:type="dxa"/>
          </w:tcPr>
          <w:p w14:paraId="65DDB203" w14:textId="77777777" w:rsidR="00D10D57" w:rsidRDefault="00D10D57" w:rsidP="00D10D57">
            <w:r w:rsidRPr="001B2B57">
              <w:rPr>
                <w:b/>
              </w:rPr>
              <w:t>Fonctionnalités attendues</w:t>
            </w:r>
          </w:p>
        </w:tc>
        <w:tc>
          <w:tcPr>
            <w:tcW w:w="6373" w:type="dxa"/>
          </w:tcPr>
          <w:p w14:paraId="0502FAE7" w14:textId="77777777" w:rsidR="00D10D57" w:rsidRDefault="00D10D57" w:rsidP="00D10D57">
            <w:r>
              <w:t>La fonctionnalité devra permettre de désactiver un utilisateur en changeant son mot de passe à l'aide d'un générateur de mot de passe et en redirigeant ses mails vers un autre utilisateur/groupe mail</w:t>
            </w:r>
          </w:p>
        </w:tc>
      </w:tr>
      <w:tr w:rsidR="00D10D57" w14:paraId="4CA38DCD" w14:textId="77777777" w:rsidTr="00FE542D">
        <w:tc>
          <w:tcPr>
            <w:tcW w:w="2689" w:type="dxa"/>
          </w:tcPr>
          <w:p w14:paraId="2B9C0FF3" w14:textId="77777777" w:rsidR="00D10D57" w:rsidRDefault="00D10D57" w:rsidP="00D10D57">
            <w:pPr>
              <w:rPr>
                <w:b/>
              </w:rPr>
            </w:pPr>
            <w:r>
              <w:rPr>
                <w:b/>
              </w:rPr>
              <w:t>Composants</w:t>
            </w:r>
          </w:p>
        </w:tc>
        <w:tc>
          <w:tcPr>
            <w:tcW w:w="6373" w:type="dxa"/>
          </w:tcPr>
          <w:p w14:paraId="1D1C98FF" w14:textId="77777777" w:rsidR="00D10D57" w:rsidRDefault="00D10D57" w:rsidP="00D10D57">
            <w:r>
              <w:t>Une interface composé de :</w:t>
            </w:r>
          </w:p>
          <w:p w14:paraId="6D263F8F" w14:textId="77777777" w:rsidR="00D10D57" w:rsidRDefault="00D10D57" w:rsidP="00B567D0">
            <w:pPr>
              <w:pStyle w:val="Paragraphedeliste"/>
              <w:numPr>
                <w:ilvl w:val="0"/>
                <w:numId w:val="1"/>
              </w:numPr>
            </w:pPr>
            <w:r>
              <w:t>Champs de saisie de l’ « Adresse mail de redirection »</w:t>
            </w:r>
          </w:p>
          <w:p w14:paraId="6F613161" w14:textId="77777777" w:rsidR="00D10D57" w:rsidRDefault="00D10D57" w:rsidP="00B567D0">
            <w:pPr>
              <w:pStyle w:val="Paragraphedeliste"/>
              <w:numPr>
                <w:ilvl w:val="0"/>
                <w:numId w:val="1"/>
              </w:numPr>
            </w:pPr>
            <w:r>
              <w:t>Bouton « Enregistrer », permettant de poursuivre l’action</w:t>
            </w:r>
          </w:p>
          <w:p w14:paraId="7EB04DBF" w14:textId="77777777" w:rsidR="00D10D57" w:rsidRDefault="00D10D57" w:rsidP="00B567D0">
            <w:pPr>
              <w:pStyle w:val="Paragraphedeliste"/>
              <w:numPr>
                <w:ilvl w:val="0"/>
                <w:numId w:val="1"/>
              </w:numPr>
            </w:pPr>
            <w:r>
              <w:t>Bouton « Annuler » permettant d’annuler l’action</w:t>
            </w:r>
          </w:p>
        </w:tc>
      </w:tr>
      <w:tr w:rsidR="00D10D57" w14:paraId="15FA8D6E" w14:textId="77777777" w:rsidTr="00FE542D">
        <w:tc>
          <w:tcPr>
            <w:tcW w:w="2689" w:type="dxa"/>
          </w:tcPr>
          <w:p w14:paraId="3983BD3A" w14:textId="77777777" w:rsidR="00D10D57" w:rsidRDefault="00D10D57" w:rsidP="00D10D57">
            <w:pPr>
              <w:rPr>
                <w:b/>
              </w:rPr>
            </w:pPr>
            <w:r w:rsidRPr="0038344E">
              <w:rPr>
                <w:b/>
              </w:rPr>
              <w:t>Règles de gestion</w:t>
            </w:r>
          </w:p>
        </w:tc>
        <w:tc>
          <w:tcPr>
            <w:tcW w:w="6373" w:type="dxa"/>
          </w:tcPr>
          <w:p w14:paraId="0DFF260D" w14:textId="77777777" w:rsidR="00D10D57" w:rsidRDefault="00D10D57" w:rsidP="00B567D0">
            <w:pPr>
              <w:pStyle w:val="Paragraphedeliste"/>
              <w:numPr>
                <w:ilvl w:val="0"/>
                <w:numId w:val="19"/>
              </w:numPr>
            </w:pPr>
            <w:r>
              <w:t>Seul un administrateur IT pourra être validé à l’authentification avant de pouvoir effectuer l’action de désactivation.</w:t>
            </w:r>
          </w:p>
          <w:p w14:paraId="10637B3F" w14:textId="77777777" w:rsidR="00D10D57" w:rsidRDefault="00D10D57" w:rsidP="00B567D0">
            <w:pPr>
              <w:pStyle w:val="Paragraphedeliste"/>
              <w:numPr>
                <w:ilvl w:val="0"/>
                <w:numId w:val="19"/>
              </w:numPr>
            </w:pPr>
            <w:r>
              <w:t>Si un utilisateur possède déjà une fiche de déshabilitation, la désactivation passe directement sans plus demander d’adresse mail de redirection.</w:t>
            </w:r>
          </w:p>
          <w:p w14:paraId="537BCE0B" w14:textId="77777777" w:rsidR="00D10D57" w:rsidRDefault="00D10D57" w:rsidP="00B567D0">
            <w:pPr>
              <w:pStyle w:val="Paragraphedeliste"/>
              <w:numPr>
                <w:ilvl w:val="0"/>
                <w:numId w:val="19"/>
              </w:numPr>
            </w:pPr>
            <w:r>
              <w:t>Une fenêtre apparaît après l’exécution de la désactivation, affichant le statut de la désactivation si c’était une réussite ou un échec.</w:t>
            </w:r>
          </w:p>
          <w:p w14:paraId="4F9C51A3" w14:textId="77777777" w:rsidR="00D10D57" w:rsidRDefault="00D10D57" w:rsidP="00B567D0">
            <w:pPr>
              <w:pStyle w:val="Paragraphedeliste"/>
              <w:numPr>
                <w:ilvl w:val="0"/>
                <w:numId w:val="19"/>
              </w:numPr>
            </w:pPr>
            <w:r>
              <w:t xml:space="preserve">La fonctionnalité de désactivation du personnel lance un script qui va : </w:t>
            </w:r>
          </w:p>
          <w:p w14:paraId="3AF4CBA8" w14:textId="77777777" w:rsidR="00D10D57" w:rsidRDefault="00D10D57" w:rsidP="00B567D0">
            <w:pPr>
              <w:pStyle w:val="Paragraphedeliste"/>
              <w:numPr>
                <w:ilvl w:val="1"/>
                <w:numId w:val="19"/>
              </w:numPr>
            </w:pPr>
            <w:r>
              <w:t>changer le mot de passe d’un personnel à l’aide d’un générateur de mot de passe intégré dans l’outil</w:t>
            </w:r>
          </w:p>
          <w:p w14:paraId="5C35C605" w14:textId="77777777" w:rsidR="00D10D57" w:rsidRDefault="00D10D57" w:rsidP="00B567D0">
            <w:pPr>
              <w:pStyle w:val="Paragraphedeliste"/>
              <w:numPr>
                <w:ilvl w:val="1"/>
                <w:numId w:val="19"/>
              </w:numPr>
            </w:pPr>
            <w:r>
              <w:lastRenderedPageBreak/>
              <w:t>Rajouter un mail de redirections au compte mail de l’utilisateur</w:t>
            </w:r>
          </w:p>
        </w:tc>
      </w:tr>
    </w:tbl>
    <w:p w14:paraId="48105FBF" w14:textId="77777777" w:rsidR="00D10D57" w:rsidRDefault="00D10D57" w:rsidP="00D10D57"/>
    <w:p w14:paraId="3735F15D" w14:textId="77777777" w:rsidR="00D10D57" w:rsidRDefault="00D10D57" w:rsidP="00D10D57"/>
    <w:p w14:paraId="2B79417F" w14:textId="77777777" w:rsidR="00D10D57" w:rsidRPr="00DF706A" w:rsidRDefault="00D10D57" w:rsidP="00D10D57"/>
    <w:p w14:paraId="65D26E44" w14:textId="77777777" w:rsidR="00D10D57" w:rsidRDefault="00D10D57" w:rsidP="00D10D57">
      <w:bookmarkStart w:id="127" w:name="_Toc75637439"/>
      <w:bookmarkStart w:id="128" w:name="_Toc75637549"/>
      <w:bookmarkStart w:id="129" w:name="_Toc75637658"/>
      <w:bookmarkStart w:id="130" w:name="_Toc75637765"/>
      <w:bookmarkStart w:id="131" w:name="_Toc75640472"/>
      <w:bookmarkEnd w:id="127"/>
      <w:bookmarkEnd w:id="128"/>
      <w:bookmarkEnd w:id="129"/>
      <w:bookmarkEnd w:id="130"/>
      <w:bookmarkEnd w:id="131"/>
    </w:p>
    <w:p w14:paraId="54DD0B55" w14:textId="77777777" w:rsidR="00D10D57" w:rsidRPr="00C416B2" w:rsidRDefault="00D10D57" w:rsidP="00D10D57"/>
    <w:p w14:paraId="3F08938C" w14:textId="77777777" w:rsidR="008B2B42" w:rsidRDefault="008B2B42"/>
    <w:sectPr w:rsidR="008B2B42">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Tokimahery" w:date="2021-08-05T09:23:00Z" w:initials="T">
    <w:p w14:paraId="2ABAB369" w14:textId="53DF53AA" w:rsidR="00B567D0" w:rsidRDefault="00B567D0">
      <w:pPr>
        <w:pStyle w:val="Commentaire"/>
      </w:pPr>
      <w:r>
        <w:rPr>
          <w:rStyle w:val="Marquedecommentaire"/>
        </w:rPr>
        <w:annotationRef/>
      </w:r>
      <w:r>
        <w:t xml:space="preserve">C’est comme ça que ça s’écrit ? </w:t>
      </w:r>
    </w:p>
  </w:comment>
  <w:comment w:id="8" w:author="Tokimahery" w:date="2021-08-05T09:24:00Z" w:initials="T">
    <w:p w14:paraId="3999822A" w14:textId="58200A1E" w:rsidR="00B567D0" w:rsidRDefault="00B567D0">
      <w:pPr>
        <w:pStyle w:val="Commentaire"/>
      </w:pPr>
      <w:r>
        <w:rPr>
          <w:rStyle w:val="Marquedecommentaire"/>
        </w:rPr>
        <w:annotationRef/>
      </w:r>
      <w:r>
        <w:t xml:space="preserve">Ou plutôt comme ça ? </w:t>
      </w:r>
    </w:p>
  </w:comment>
  <w:comment w:id="20" w:author="Tokimahery" w:date="2021-08-05T09:26:00Z" w:initials="T">
    <w:p w14:paraId="6480A953" w14:textId="1BF3D8B2" w:rsidR="00B567D0" w:rsidRDefault="00B567D0">
      <w:pPr>
        <w:pStyle w:val="Commentaire"/>
      </w:pPr>
      <w:r>
        <w:rPr>
          <w:rStyle w:val="Marquedecommentaire"/>
        </w:rPr>
        <w:annotationRef/>
      </w:r>
      <w:r>
        <w:t>Donnes des exemples car gestion du personnel, c’est un peu trop « vaste »</w:t>
      </w:r>
    </w:p>
  </w:comment>
  <w:comment w:id="26" w:author="Tokimahery" w:date="2021-08-05T09:27:00Z" w:initials="T">
    <w:p w14:paraId="717B6F86" w14:textId="49286E94" w:rsidR="00B567D0" w:rsidRDefault="00B567D0">
      <w:pPr>
        <w:pStyle w:val="Commentaire"/>
      </w:pPr>
      <w:r>
        <w:rPr>
          <w:rStyle w:val="Marquedecommentaire"/>
        </w:rPr>
        <w:annotationRef/>
      </w:r>
      <w:r>
        <w:t>Là comme ça je  me dis, un diagramme de cas d’utilisation serait plus synthétique pour ton manuscrit (si tu aimes faire de l’UML bien évidemment)</w:t>
      </w:r>
    </w:p>
  </w:comment>
  <w:comment w:id="35" w:author="Tokimahery" w:date="2021-08-05T09:29:00Z" w:initials="T">
    <w:p w14:paraId="1659CB34" w14:textId="4FAC24E6" w:rsidR="00B567D0" w:rsidRDefault="00B567D0">
      <w:pPr>
        <w:pStyle w:val="Commentaire"/>
      </w:pPr>
      <w:r>
        <w:rPr>
          <w:rStyle w:val="Marquedecommentaire"/>
        </w:rPr>
        <w:annotationRef/>
      </w:r>
      <w:r>
        <w:t>Euh, est ce que cet affichage serait adapté si par exemple ils recrutent 2 ou 3 stagiaires en plus ? ce serait pas trop bondé ?</w:t>
      </w:r>
    </w:p>
  </w:comment>
  <w:comment w:id="38" w:author="Tokimahery" w:date="2021-08-05T09:31:00Z" w:initials="T">
    <w:p w14:paraId="1A107641" w14:textId="32AFBD0A" w:rsidR="00B567D0" w:rsidRDefault="00B567D0">
      <w:pPr>
        <w:pStyle w:val="Commentaire"/>
      </w:pPr>
      <w:r>
        <w:rPr>
          <w:rStyle w:val="Marquedecommentaire"/>
        </w:rPr>
        <w:annotationRef/>
      </w:r>
      <w:r>
        <w:t xml:space="preserve">J’aime bien les bords ronds, mais vas y mollo quand même… je diminuerais bien le border radius, mais c’est juste une </w:t>
      </w:r>
      <w:r w:rsidR="00D073A7">
        <w:t>suggestion</w:t>
      </w:r>
      <w:r>
        <w:t>.</w:t>
      </w:r>
    </w:p>
    <w:p w14:paraId="0BBED545" w14:textId="77777777" w:rsidR="00D073A7" w:rsidRDefault="00D073A7">
      <w:pPr>
        <w:pStyle w:val="Commentaire"/>
      </w:pPr>
    </w:p>
    <w:p w14:paraId="33087176" w14:textId="676EC94E" w:rsidR="00D073A7" w:rsidRDefault="00D073A7">
      <w:pPr>
        <w:pStyle w:val="Commentaire"/>
      </w:pPr>
      <w:r>
        <w:t>L’alignement est un peu bizarre, surtout que les éléments sont centrés</w:t>
      </w:r>
    </w:p>
  </w:comment>
  <w:comment w:id="40" w:author="Tokimahery" w:date="2021-08-05T09:37:00Z" w:initials="T">
    <w:p w14:paraId="2E7E9CA1" w14:textId="11497AAA" w:rsidR="00D073A7" w:rsidRDefault="00D073A7">
      <w:pPr>
        <w:pStyle w:val="Commentaire"/>
      </w:pPr>
      <w:r>
        <w:rPr>
          <w:rStyle w:val="Marquedecommentaire"/>
        </w:rPr>
        <w:annotationRef/>
      </w:r>
      <w:r>
        <w:t>Précises quand même si c’est « on click » ou « on mouse over »</w:t>
      </w:r>
    </w:p>
  </w:comment>
  <w:comment w:id="47" w:author="Tokimahery" w:date="2021-08-05T09:34:00Z" w:initials="T">
    <w:p w14:paraId="323F11E0" w14:textId="2824BFFF" w:rsidR="00D073A7" w:rsidRDefault="00D073A7">
      <w:pPr>
        <w:pStyle w:val="Commentaire"/>
      </w:pPr>
      <w:r>
        <w:rPr>
          <w:rStyle w:val="Marquedecommentaire"/>
        </w:rPr>
        <w:annotationRef/>
      </w:r>
      <w:r>
        <w:t>Tu pourrais mettre un petit rond vert ou rouge ou avec un point d’exclamation à côté de chaque profil comme pour facebook pour déjà annoncer l’état de l’habilitation de chaque employé… ça aide visuellement.</w:t>
      </w:r>
    </w:p>
    <w:p w14:paraId="24E65C7A" w14:textId="77777777" w:rsidR="00D073A7" w:rsidRDefault="00D073A7">
      <w:pPr>
        <w:pStyle w:val="Commentaire"/>
      </w:pPr>
    </w:p>
    <w:p w14:paraId="79B59A5B" w14:textId="5A7D012C" w:rsidR="00D073A7" w:rsidRDefault="00D073A7">
      <w:pPr>
        <w:pStyle w:val="Commentaire"/>
      </w:pPr>
      <w:r>
        <w:t xml:space="preserve">Pourquoi c’est en gris d’ailleurs ? ça ne me semble pas rentrer dans les codes couleurs de ce que tu as fait jusqu’à présent, non ? </w:t>
      </w:r>
    </w:p>
  </w:comment>
  <w:comment w:id="51" w:author="Tokimahery" w:date="2021-08-05T09:38:00Z" w:initials="T">
    <w:p w14:paraId="08A2DE6A" w14:textId="266733E3" w:rsidR="00D073A7" w:rsidRDefault="00D073A7">
      <w:pPr>
        <w:pStyle w:val="Commentaire"/>
      </w:pPr>
      <w:r>
        <w:rPr>
          <w:rStyle w:val="Marquedecommentaire"/>
        </w:rPr>
        <w:annotationRef/>
      </w:r>
      <w:r>
        <w:t>Le menu a gauche et en haut disparait ? on fait comment pour naviguer ? ou bien c’est un pop up ?</w:t>
      </w:r>
    </w:p>
  </w:comment>
  <w:comment w:id="71" w:author="Tokimahery" w:date="2021-08-05T09:44:00Z" w:initials="T">
    <w:p w14:paraId="57BB3B4F" w14:textId="344ABAB6" w:rsidR="00D91FC9" w:rsidRDefault="00D91FC9">
      <w:pPr>
        <w:pStyle w:val="Commentaire"/>
      </w:pPr>
      <w:r>
        <w:rPr>
          <w:rStyle w:val="Marquedecommentaire"/>
        </w:rPr>
        <w:annotationRef/>
      </w:r>
      <w:r>
        <w:t xml:space="preserve">A un consultant / personnel ? </w:t>
      </w:r>
    </w:p>
  </w:comment>
  <w:comment w:id="72" w:author="Tokimahery" w:date="2021-08-05T09:44:00Z" w:initials="T">
    <w:p w14:paraId="11B6A6F8" w14:textId="4E504889" w:rsidR="00D91FC9" w:rsidRDefault="00D91FC9">
      <w:pPr>
        <w:pStyle w:val="Commentaire"/>
      </w:pPr>
      <w:r>
        <w:rPr>
          <w:rStyle w:val="Marquedecommentaire"/>
        </w:rPr>
        <w:annotationRef/>
      </w:r>
      <w:r>
        <w:t>Pourquoi on ne pioche pas directement dans la liste des consultants pour le prénom et le nom du consultant etc ? ça fait redondant…</w:t>
      </w:r>
    </w:p>
    <w:p w14:paraId="022A1A75" w14:textId="77777777" w:rsidR="00D91FC9" w:rsidRDefault="00D91FC9">
      <w:pPr>
        <w:pStyle w:val="Commentaire"/>
      </w:pPr>
    </w:p>
    <w:p w14:paraId="2445B699" w14:textId="7A51C9E9" w:rsidR="00D91FC9" w:rsidRDefault="00D91FC9">
      <w:pPr>
        <w:pStyle w:val="Commentaire"/>
      </w:pPr>
      <w:r>
        <w:t>L’alignement sur la partie materiel est pas terrible…</w:t>
      </w:r>
    </w:p>
  </w:comment>
  <w:comment w:id="80" w:author="Tokimahery" w:date="2021-08-05T09:48:00Z" w:initials="T">
    <w:p w14:paraId="31E9A5F9" w14:textId="3E8EED50" w:rsidR="00D91FC9" w:rsidRDefault="00D91FC9">
      <w:pPr>
        <w:pStyle w:val="Commentaire"/>
      </w:pPr>
      <w:r>
        <w:rPr>
          <w:rStyle w:val="Marquedecommentaire"/>
        </w:rPr>
        <w:annotationRef/>
      </w:r>
      <w:r>
        <w:t>Signification des icônes à côté ? le v et le loading la ?</w:t>
      </w:r>
    </w:p>
  </w:comment>
  <w:comment w:id="85" w:author="Tokimahery" w:date="2021-08-05T09:49:00Z" w:initials="T">
    <w:p w14:paraId="0C32DB3A" w14:textId="68F8A5AD" w:rsidR="00D91FC9" w:rsidRDefault="00D91FC9">
      <w:pPr>
        <w:pStyle w:val="Commentaire"/>
      </w:pPr>
      <w:r>
        <w:rPr>
          <w:rStyle w:val="Marquedecommentaire"/>
        </w:rPr>
        <w:annotationRef/>
      </w:r>
      <w:r>
        <w:t xml:space="preserve">Est-ce que tu as une double vérification genre pour tout opération délicate on te demande ton mot de passe ? </w:t>
      </w:r>
    </w:p>
  </w:comment>
  <w:comment w:id="89" w:author="Tokimahery" w:date="2021-08-05T09:50:00Z" w:initials="T">
    <w:p w14:paraId="25F8DF7A" w14:textId="24EB85A4" w:rsidR="00D91FC9" w:rsidRDefault="00D91FC9">
      <w:pPr>
        <w:pStyle w:val="Commentaire"/>
      </w:pPr>
      <w:r>
        <w:rPr>
          <w:rStyle w:val="Marquedecommentaire"/>
        </w:rPr>
        <w:annotationRef/>
      </w:r>
      <w:r>
        <w:t>Ah, bah, ce n’est que maintenant qu’on voit ça…</w:t>
      </w:r>
    </w:p>
  </w:comment>
  <w:comment w:id="100" w:author="Tokimahery" w:date="2021-08-05T09:52:00Z" w:initials="T">
    <w:p w14:paraId="49C2C9EA" w14:textId="77777777" w:rsidR="00D91FC9" w:rsidRDefault="00D91FC9">
      <w:pPr>
        <w:pStyle w:val="Commentaire"/>
      </w:pPr>
      <w:r>
        <w:rPr>
          <w:rStyle w:val="Marquedecommentaire"/>
        </w:rPr>
        <w:annotationRef/>
      </w:r>
      <w:r>
        <w:t>C’est juste moi mais je pense qu’on peut mieux aligner les icones et le texte de la barre de menus (ajouter un personnel et liste du personnel sont un peu excentrés)</w:t>
      </w:r>
    </w:p>
    <w:p w14:paraId="50C8EF66" w14:textId="77777777" w:rsidR="00D513F1" w:rsidRDefault="00D513F1">
      <w:pPr>
        <w:pStyle w:val="Commentaire"/>
      </w:pPr>
    </w:p>
    <w:p w14:paraId="1EE601B6" w14:textId="6791C3AA" w:rsidR="00D513F1" w:rsidRDefault="00D513F1">
      <w:pPr>
        <w:pStyle w:val="Commentaire"/>
      </w:pPr>
      <w:r>
        <w:t xml:space="preserve">Est-ce que ces notifs sont cliquables ? </w:t>
      </w:r>
    </w:p>
  </w:comment>
  <w:comment w:id="105" w:author="Tokimahery" w:date="2021-08-05T09:53:00Z" w:initials="T">
    <w:p w14:paraId="5E0C5142" w14:textId="33E96396" w:rsidR="00D513F1" w:rsidRDefault="00D513F1">
      <w:pPr>
        <w:pStyle w:val="Commentaire"/>
      </w:pPr>
      <w:r>
        <w:rPr>
          <w:rStyle w:val="Marquedecommentaire"/>
        </w:rPr>
        <w:annotationRef/>
      </w:r>
      <w:r>
        <w:t>fonctionnelle</w:t>
      </w:r>
    </w:p>
  </w:comment>
  <w:comment w:id="107" w:author="Tokimahery" w:date="2021-08-05T09:54:00Z" w:initials="T">
    <w:p w14:paraId="1B9E4138" w14:textId="7C11A171" w:rsidR="00D513F1" w:rsidRDefault="00D513F1" w:rsidP="00D513F1">
      <w:pPr>
        <w:pStyle w:val="Commentaire"/>
        <w:numPr>
          <w:ilvl w:val="0"/>
          <w:numId w:val="43"/>
        </w:numPr>
      </w:pPr>
      <w:r>
        <w:rPr>
          <w:rStyle w:val="Marquedecommentaire"/>
        </w:rPr>
        <w:annotationRef/>
      </w:r>
      <w:r>
        <w:t>Veuillez vérifier votre saisie Ou veuillez saisir un mail valide ou autre</w:t>
      </w:r>
    </w:p>
  </w:comment>
  <w:comment w:id="112" w:author="Tokimahery" w:date="2021-08-05T09:55:00Z" w:initials="T">
    <w:p w14:paraId="4B6B66DC" w14:textId="28D1B8A7" w:rsidR="00D513F1" w:rsidRDefault="00D513F1">
      <w:pPr>
        <w:pStyle w:val="Commentaire"/>
      </w:pPr>
      <w:r>
        <w:rPr>
          <w:rStyle w:val="Marquedecommentaire"/>
        </w:rPr>
        <w:annotationRef/>
      </w:r>
      <w:r>
        <w:t>C’est quoi l’intérêt d’un groupe ? pour les mails ? le mentionner</w:t>
      </w:r>
      <w:bookmarkStart w:id="113" w:name="_GoBack"/>
      <w:bookmarkEnd w:id="113"/>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BAB369" w15:done="0"/>
  <w15:commentEx w15:paraId="3999822A" w15:done="0"/>
  <w15:commentEx w15:paraId="6480A953" w15:done="0"/>
  <w15:commentEx w15:paraId="717B6F86" w15:done="0"/>
  <w15:commentEx w15:paraId="1659CB34" w15:done="0"/>
  <w15:commentEx w15:paraId="33087176" w15:done="0"/>
  <w15:commentEx w15:paraId="2E7E9CA1" w15:done="0"/>
  <w15:commentEx w15:paraId="79B59A5B" w15:done="0"/>
  <w15:commentEx w15:paraId="08A2DE6A" w15:done="0"/>
  <w15:commentEx w15:paraId="57BB3B4F" w15:done="0"/>
  <w15:commentEx w15:paraId="2445B699" w15:done="0"/>
  <w15:commentEx w15:paraId="31E9A5F9" w15:done="0"/>
  <w15:commentEx w15:paraId="0C32DB3A" w15:done="0"/>
  <w15:commentEx w15:paraId="25F8DF7A" w15:done="0"/>
  <w15:commentEx w15:paraId="1EE601B6" w15:done="0"/>
  <w15:commentEx w15:paraId="5E0C5142" w15:done="0"/>
  <w15:commentEx w15:paraId="1B9E4138" w15:done="0"/>
  <w15:commentEx w15:paraId="4B6B66D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23C5D5" w14:textId="77777777" w:rsidR="002E25A1" w:rsidRDefault="002E25A1" w:rsidP="00D10D57">
      <w:pPr>
        <w:spacing w:after="0" w:line="240" w:lineRule="auto"/>
      </w:pPr>
      <w:r>
        <w:separator/>
      </w:r>
    </w:p>
  </w:endnote>
  <w:endnote w:type="continuationSeparator" w:id="0">
    <w:p w14:paraId="025AAADB" w14:textId="77777777" w:rsidR="002E25A1" w:rsidRDefault="002E25A1" w:rsidP="00D10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1051677"/>
      <w:docPartObj>
        <w:docPartGallery w:val="Page Numbers (Bottom of Page)"/>
        <w:docPartUnique/>
      </w:docPartObj>
    </w:sdtPr>
    <w:sdtContent>
      <w:p w14:paraId="1D851308" w14:textId="77777777" w:rsidR="00B567D0" w:rsidRDefault="00B567D0">
        <w:pPr>
          <w:pStyle w:val="Pieddepage"/>
          <w:jc w:val="right"/>
        </w:pPr>
        <w:r>
          <w:rPr>
            <w:noProof/>
            <w:lang w:val="en-US"/>
          </w:rPr>
          <mc:AlternateContent>
            <mc:Choice Requires="wps">
              <w:drawing>
                <wp:anchor distT="0" distB="0" distL="114300" distR="114300" simplePos="0" relativeHeight="251659264" behindDoc="0" locked="0" layoutInCell="1" allowOverlap="1" wp14:anchorId="0F7F639B" wp14:editId="251CE815">
                  <wp:simplePos x="0" y="0"/>
                  <wp:positionH relativeFrom="column">
                    <wp:posOffset>462279</wp:posOffset>
                  </wp:positionH>
                  <wp:positionV relativeFrom="paragraph">
                    <wp:posOffset>-90805</wp:posOffset>
                  </wp:positionV>
                  <wp:extent cx="5305425" cy="0"/>
                  <wp:effectExtent l="0" t="0" r="28575" b="19050"/>
                  <wp:wrapNone/>
                  <wp:docPr id="5" name="Connecteur droit 5"/>
                  <wp:cNvGraphicFramePr/>
                  <a:graphic xmlns:a="http://schemas.openxmlformats.org/drawingml/2006/main">
                    <a:graphicData uri="http://schemas.microsoft.com/office/word/2010/wordprocessingShape">
                      <wps:wsp>
                        <wps:cNvCnPr/>
                        <wps:spPr>
                          <a:xfrm>
                            <a:off x="0" y="0"/>
                            <a:ext cx="5305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5C161" id="Connecteur droit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6.4pt,-7.15pt" to="454.1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" strokecolor="black [3200]" strokeweight=".5pt">
                  <v:stroke joinstyle="miter"/>
                </v:line>
              </w:pict>
            </mc:Fallback>
          </mc:AlternateContent>
        </w:r>
        <w:r>
          <w:fldChar w:fldCharType="begin"/>
        </w:r>
        <w:r>
          <w:instrText>PAGE   \* MERGEFORMAT</w:instrText>
        </w:r>
        <w:r>
          <w:fldChar w:fldCharType="separate"/>
        </w:r>
        <w:r w:rsidR="00D513F1">
          <w:rPr>
            <w:noProof/>
          </w:rPr>
          <w:t>57</w:t>
        </w:r>
        <w:r>
          <w:fldChar w:fldCharType="end"/>
        </w:r>
      </w:p>
    </w:sdtContent>
  </w:sdt>
  <w:p w14:paraId="1537D52D" w14:textId="77777777" w:rsidR="00B567D0" w:rsidRDefault="00B567D0">
    <w:pPr>
      <w:pStyle w:val="Pieddepage"/>
    </w:pPr>
    <w:r>
      <w:t>Expression des besoins de l’outil Trombinoscope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70F5A5" w14:textId="77777777" w:rsidR="002E25A1" w:rsidRDefault="002E25A1" w:rsidP="00D10D57">
      <w:pPr>
        <w:spacing w:after="0" w:line="240" w:lineRule="auto"/>
      </w:pPr>
      <w:r>
        <w:separator/>
      </w:r>
    </w:p>
  </w:footnote>
  <w:footnote w:type="continuationSeparator" w:id="0">
    <w:p w14:paraId="0B3A2290" w14:textId="77777777" w:rsidR="002E25A1" w:rsidRDefault="002E25A1" w:rsidP="00D10D57">
      <w:pPr>
        <w:spacing w:after="0" w:line="240" w:lineRule="auto"/>
      </w:pPr>
      <w:r>
        <w:continuationSeparator/>
      </w:r>
    </w:p>
  </w:footnote>
  <w:footnote w:id="1">
    <w:p w14:paraId="61003F00" w14:textId="77777777" w:rsidR="00B567D0" w:rsidRDefault="00B567D0" w:rsidP="00D10D57">
      <w:pPr>
        <w:pStyle w:val="Notedebasdepage"/>
      </w:pPr>
      <w:r>
        <w:rPr>
          <w:rStyle w:val="Appelnotedebasdep"/>
        </w:rPr>
        <w:footnoteRef/>
      </w:r>
      <w:r>
        <w:t xml:space="preserve"> Voir paragraphe « III.1. </w:t>
      </w:r>
      <w:r>
        <w:fldChar w:fldCharType="begin"/>
      </w:r>
      <w:r>
        <w:instrText xml:space="preserve"> REF _Ref75207384 \h </w:instrText>
      </w:r>
      <w:r>
        <w:fldChar w:fldCharType="separate"/>
      </w:r>
      <w:r w:rsidRPr="00332EF7">
        <w:t>Interfaces</w:t>
      </w:r>
      <w:r>
        <w:t xml:space="preserve"> communes</w:t>
      </w:r>
      <w:r>
        <w:fldChar w:fldCharType="end"/>
      </w:r>
      <w:r>
        <w:t xml:space="preserve"> » à la page </w:t>
      </w:r>
      <w:r>
        <w:fldChar w:fldCharType="begin"/>
      </w:r>
      <w:r>
        <w:instrText xml:space="preserve"> PAGEREF _Ref75207384 \h </w:instrText>
      </w:r>
      <w:r>
        <w:fldChar w:fldCharType="separate"/>
      </w:r>
      <w:r>
        <w:rPr>
          <w:noProof/>
        </w:rPr>
        <w:t>9</w:t>
      </w:r>
      <w: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29E9"/>
    <w:multiLevelType w:val="hybridMultilevel"/>
    <w:tmpl w:val="F1C4789A"/>
    <w:lvl w:ilvl="0" w:tplc="040C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6923187"/>
    <w:multiLevelType w:val="hybridMultilevel"/>
    <w:tmpl w:val="8F4A99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2177EC"/>
    <w:multiLevelType w:val="multilevel"/>
    <w:tmpl w:val="D0EC6D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08920B26"/>
    <w:multiLevelType w:val="hybridMultilevel"/>
    <w:tmpl w:val="B90C85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9262861"/>
    <w:multiLevelType w:val="hybridMultilevel"/>
    <w:tmpl w:val="C2FCD7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9836F19"/>
    <w:multiLevelType w:val="hybridMultilevel"/>
    <w:tmpl w:val="9EA0F3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5486561"/>
    <w:multiLevelType w:val="hybridMultilevel"/>
    <w:tmpl w:val="F3FA62D6"/>
    <w:lvl w:ilvl="0" w:tplc="9D32FF1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D272F0"/>
    <w:multiLevelType w:val="multilevel"/>
    <w:tmpl w:val="F9E8E784"/>
    <w:lvl w:ilvl="0">
      <w:start w:val="1"/>
      <w:numFmt w:val="decimal"/>
      <w:pStyle w:val="Titre2"/>
      <w:lvlText w:val="%1."/>
      <w:lvlJc w:val="left"/>
      <w:pPr>
        <w:ind w:left="720" w:hanging="360"/>
      </w:pPr>
    </w:lvl>
    <w:lvl w:ilvl="1">
      <w:start w:val="1"/>
      <w:numFmt w:val="decimal"/>
      <w:pStyle w:val="Titre3"/>
      <w:isLgl/>
      <w:lvlText w:val="%1.%2."/>
      <w:lvlJc w:val="left"/>
      <w:pPr>
        <w:ind w:left="2880" w:hanging="360"/>
      </w:pPr>
      <w:rPr>
        <w:rFonts w:hint="default"/>
      </w:rPr>
    </w:lvl>
    <w:lvl w:ilvl="2">
      <w:start w:val="1"/>
      <w:numFmt w:val="decimal"/>
      <w:isLgl/>
      <w:lvlText w:val="%1.%2.%3."/>
      <w:lvlJc w:val="left"/>
      <w:pPr>
        <w:ind w:left="5400" w:hanging="72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240" w:hanging="108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6920" w:hanging="1440"/>
      </w:pPr>
      <w:rPr>
        <w:rFonts w:hint="default"/>
      </w:rPr>
    </w:lvl>
    <w:lvl w:ilvl="8">
      <w:start w:val="1"/>
      <w:numFmt w:val="decimal"/>
      <w:isLgl/>
      <w:lvlText w:val="%1.%2.%3.%4.%5.%6.%7.%8.%9."/>
      <w:lvlJc w:val="left"/>
      <w:pPr>
        <w:ind w:left="19440" w:hanging="1800"/>
      </w:pPr>
      <w:rPr>
        <w:rFonts w:hint="default"/>
      </w:rPr>
    </w:lvl>
  </w:abstractNum>
  <w:abstractNum w:abstractNumId="8">
    <w:nsid w:val="2B912011"/>
    <w:multiLevelType w:val="hybridMultilevel"/>
    <w:tmpl w:val="D7CE9C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CCA73CE"/>
    <w:multiLevelType w:val="multilevel"/>
    <w:tmpl w:val="F5E293DA"/>
    <w:lvl w:ilvl="0">
      <w:start w:val="1"/>
      <w:numFmt w:val="upperRoman"/>
      <w:pStyle w:val="Titre1"/>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10">
    <w:nsid w:val="33450C58"/>
    <w:multiLevelType w:val="hybridMultilevel"/>
    <w:tmpl w:val="7BD65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A006317"/>
    <w:multiLevelType w:val="hybridMultilevel"/>
    <w:tmpl w:val="9C7E1CAC"/>
    <w:lvl w:ilvl="0" w:tplc="9D32FF1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B043955"/>
    <w:multiLevelType w:val="hybridMultilevel"/>
    <w:tmpl w:val="84E612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FB24AEF"/>
    <w:multiLevelType w:val="hybridMultilevel"/>
    <w:tmpl w:val="1B40AC8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4EFE30C8"/>
    <w:multiLevelType w:val="hybridMultilevel"/>
    <w:tmpl w:val="0CAA1B9E"/>
    <w:lvl w:ilvl="0" w:tplc="CA48B63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9A13DA"/>
    <w:multiLevelType w:val="hybridMultilevel"/>
    <w:tmpl w:val="972CFEF8"/>
    <w:lvl w:ilvl="0" w:tplc="9D32FF1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B9C384F"/>
    <w:multiLevelType w:val="hybridMultilevel"/>
    <w:tmpl w:val="DA6C02E4"/>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nsid w:val="608E77BC"/>
    <w:multiLevelType w:val="hybridMultilevel"/>
    <w:tmpl w:val="3A8A15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635925A8"/>
    <w:multiLevelType w:val="hybridMultilevel"/>
    <w:tmpl w:val="D16213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9E36D63"/>
    <w:multiLevelType w:val="hybridMultilevel"/>
    <w:tmpl w:val="935CB5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B2C4912"/>
    <w:multiLevelType w:val="hybridMultilevel"/>
    <w:tmpl w:val="4D46DB06"/>
    <w:lvl w:ilvl="0" w:tplc="D9FAD5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AC56C1"/>
    <w:multiLevelType w:val="hybridMultilevel"/>
    <w:tmpl w:val="BBE86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A6670C6"/>
    <w:multiLevelType w:val="hybridMultilevel"/>
    <w:tmpl w:val="E176F66E"/>
    <w:lvl w:ilvl="0" w:tplc="9D32FF1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BEE21E3"/>
    <w:multiLevelType w:val="hybridMultilevel"/>
    <w:tmpl w:val="17686B96"/>
    <w:lvl w:ilvl="0" w:tplc="CE5A12C0">
      <w:start w:val="1"/>
      <w:numFmt w:val="lowerRoman"/>
      <w:pStyle w:val="Titre4"/>
      <w:lvlText w:val="%1."/>
      <w:lvlJc w:val="right"/>
      <w:pPr>
        <w:ind w:left="3240" w:hanging="360"/>
      </w:pPr>
    </w:lvl>
    <w:lvl w:ilvl="1" w:tplc="040C0019">
      <w:start w:val="1"/>
      <w:numFmt w:val="lowerLetter"/>
      <w:lvlText w:val="%2."/>
      <w:lvlJc w:val="left"/>
      <w:pPr>
        <w:ind w:left="3960" w:hanging="360"/>
      </w:pPr>
    </w:lvl>
    <w:lvl w:ilvl="2" w:tplc="040C001B" w:tentative="1">
      <w:start w:val="1"/>
      <w:numFmt w:val="lowerRoman"/>
      <w:lvlText w:val="%3."/>
      <w:lvlJc w:val="right"/>
      <w:pPr>
        <w:ind w:left="4680" w:hanging="180"/>
      </w:pPr>
    </w:lvl>
    <w:lvl w:ilvl="3" w:tplc="040C000F" w:tentative="1">
      <w:start w:val="1"/>
      <w:numFmt w:val="decimal"/>
      <w:lvlText w:val="%4."/>
      <w:lvlJc w:val="left"/>
      <w:pPr>
        <w:ind w:left="5400" w:hanging="360"/>
      </w:pPr>
    </w:lvl>
    <w:lvl w:ilvl="4" w:tplc="040C0019" w:tentative="1">
      <w:start w:val="1"/>
      <w:numFmt w:val="lowerLetter"/>
      <w:lvlText w:val="%5."/>
      <w:lvlJc w:val="left"/>
      <w:pPr>
        <w:ind w:left="6120" w:hanging="360"/>
      </w:pPr>
    </w:lvl>
    <w:lvl w:ilvl="5" w:tplc="040C001B" w:tentative="1">
      <w:start w:val="1"/>
      <w:numFmt w:val="lowerRoman"/>
      <w:lvlText w:val="%6."/>
      <w:lvlJc w:val="right"/>
      <w:pPr>
        <w:ind w:left="6840" w:hanging="180"/>
      </w:pPr>
    </w:lvl>
    <w:lvl w:ilvl="6" w:tplc="040C000F" w:tentative="1">
      <w:start w:val="1"/>
      <w:numFmt w:val="decimal"/>
      <w:lvlText w:val="%7."/>
      <w:lvlJc w:val="left"/>
      <w:pPr>
        <w:ind w:left="7560" w:hanging="360"/>
      </w:pPr>
    </w:lvl>
    <w:lvl w:ilvl="7" w:tplc="040C0019" w:tentative="1">
      <w:start w:val="1"/>
      <w:numFmt w:val="lowerLetter"/>
      <w:lvlText w:val="%8."/>
      <w:lvlJc w:val="left"/>
      <w:pPr>
        <w:ind w:left="8280" w:hanging="360"/>
      </w:pPr>
    </w:lvl>
    <w:lvl w:ilvl="8" w:tplc="040C001B" w:tentative="1">
      <w:start w:val="1"/>
      <w:numFmt w:val="lowerRoman"/>
      <w:lvlText w:val="%9."/>
      <w:lvlJc w:val="right"/>
      <w:pPr>
        <w:ind w:left="9000" w:hanging="180"/>
      </w:pPr>
    </w:lvl>
  </w:abstractNum>
  <w:abstractNum w:abstractNumId="24">
    <w:nsid w:val="7C2B5378"/>
    <w:multiLevelType w:val="hybridMultilevel"/>
    <w:tmpl w:val="532670FE"/>
    <w:lvl w:ilvl="0" w:tplc="7E34080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17"/>
  </w:num>
  <w:num w:numId="3">
    <w:abstractNumId w:val="3"/>
  </w:num>
  <w:num w:numId="4">
    <w:abstractNumId w:val="16"/>
  </w:num>
  <w:num w:numId="5">
    <w:abstractNumId w:val="0"/>
  </w:num>
  <w:num w:numId="6">
    <w:abstractNumId w:val="13"/>
  </w:num>
  <w:num w:numId="7">
    <w:abstractNumId w:val="1"/>
  </w:num>
  <w:num w:numId="8">
    <w:abstractNumId w:val="19"/>
  </w:num>
  <w:num w:numId="9">
    <w:abstractNumId w:val="12"/>
  </w:num>
  <w:num w:numId="10">
    <w:abstractNumId w:val="9"/>
  </w:num>
  <w:num w:numId="11">
    <w:abstractNumId w:val="18"/>
  </w:num>
  <w:num w:numId="12">
    <w:abstractNumId w:val="11"/>
  </w:num>
  <w:num w:numId="13">
    <w:abstractNumId w:val="23"/>
  </w:num>
  <w:num w:numId="14">
    <w:abstractNumId w:val="23"/>
    <w:lvlOverride w:ilvl="0">
      <w:startOverride w:val="1"/>
    </w:lvlOverride>
  </w:num>
  <w:num w:numId="15">
    <w:abstractNumId w:val="23"/>
    <w:lvlOverride w:ilvl="0">
      <w:startOverride w:val="1"/>
    </w:lvlOverride>
  </w:num>
  <w:num w:numId="16">
    <w:abstractNumId w:val="23"/>
    <w:lvlOverride w:ilvl="0">
      <w:startOverride w:val="1"/>
    </w:lvlOverride>
  </w:num>
  <w:num w:numId="17">
    <w:abstractNumId w:val="23"/>
    <w:lvlOverride w:ilvl="0">
      <w:startOverride w:val="1"/>
    </w:lvlOverride>
  </w:num>
  <w:num w:numId="18">
    <w:abstractNumId w:val="21"/>
  </w:num>
  <w:num w:numId="19">
    <w:abstractNumId w:val="5"/>
  </w:num>
  <w:num w:numId="20">
    <w:abstractNumId w:val="7"/>
  </w:num>
  <w:num w:numId="21">
    <w:abstractNumId w:val="7"/>
    <w:lvlOverride w:ilvl="0">
      <w:startOverride w:val="1"/>
    </w:lvlOverride>
  </w:num>
  <w:num w:numId="22">
    <w:abstractNumId w:val="7"/>
    <w:lvlOverride w:ilvl="0">
      <w:startOverride w:val="1"/>
    </w:lvlOverride>
  </w:num>
  <w:num w:numId="23">
    <w:abstractNumId w:val="22"/>
  </w:num>
  <w:num w:numId="24">
    <w:abstractNumId w:val="4"/>
  </w:num>
  <w:num w:numId="25">
    <w:abstractNumId w:val="2"/>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lvlOverride w:ilvl="0">
      <w:startOverride w:val="1"/>
    </w:lvlOverride>
  </w:num>
  <w:num w:numId="38">
    <w:abstractNumId w:val="6"/>
  </w:num>
  <w:num w:numId="39">
    <w:abstractNumId w:val="8"/>
  </w:num>
  <w:num w:numId="40">
    <w:abstractNumId w:val="15"/>
  </w:num>
  <w:num w:numId="41">
    <w:abstractNumId w:val="10"/>
  </w:num>
  <w:num w:numId="42">
    <w:abstractNumId w:val="20"/>
  </w:num>
  <w:num w:numId="43">
    <w:abstractNumId w:val="14"/>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kimahery">
    <w15:presenceInfo w15:providerId="None" w15:userId="Tokimahe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D57"/>
    <w:rsid w:val="00047145"/>
    <w:rsid w:val="00186313"/>
    <w:rsid w:val="001A6561"/>
    <w:rsid w:val="001C3B3A"/>
    <w:rsid w:val="002E25A1"/>
    <w:rsid w:val="00386F6E"/>
    <w:rsid w:val="00390A58"/>
    <w:rsid w:val="004249C0"/>
    <w:rsid w:val="00534997"/>
    <w:rsid w:val="005E0749"/>
    <w:rsid w:val="005E54E6"/>
    <w:rsid w:val="006329EA"/>
    <w:rsid w:val="006F157A"/>
    <w:rsid w:val="0071076F"/>
    <w:rsid w:val="00790E35"/>
    <w:rsid w:val="0080702C"/>
    <w:rsid w:val="008475DB"/>
    <w:rsid w:val="008604D5"/>
    <w:rsid w:val="008B2B42"/>
    <w:rsid w:val="00914516"/>
    <w:rsid w:val="009561F2"/>
    <w:rsid w:val="00961FE7"/>
    <w:rsid w:val="009F1D01"/>
    <w:rsid w:val="00A128CB"/>
    <w:rsid w:val="00A45942"/>
    <w:rsid w:val="00A46D66"/>
    <w:rsid w:val="00AD4D95"/>
    <w:rsid w:val="00B567D0"/>
    <w:rsid w:val="00B731C1"/>
    <w:rsid w:val="00C0638B"/>
    <w:rsid w:val="00C07D64"/>
    <w:rsid w:val="00C436EC"/>
    <w:rsid w:val="00CB4601"/>
    <w:rsid w:val="00D073A7"/>
    <w:rsid w:val="00D10D57"/>
    <w:rsid w:val="00D12C25"/>
    <w:rsid w:val="00D14D84"/>
    <w:rsid w:val="00D513F1"/>
    <w:rsid w:val="00D82DD6"/>
    <w:rsid w:val="00D91FC9"/>
    <w:rsid w:val="00E07E94"/>
    <w:rsid w:val="00F3126C"/>
    <w:rsid w:val="00FA65A7"/>
    <w:rsid w:val="00FE54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3B727"/>
  <w15:chartTrackingRefBased/>
  <w15:docId w15:val="{24D99E3D-3898-43E7-A28A-6A0DE80FA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D57"/>
    <w:pPr>
      <w:tabs>
        <w:tab w:val="left" w:pos="425"/>
      </w:tabs>
    </w:pPr>
  </w:style>
  <w:style w:type="paragraph" w:styleId="Titre1">
    <w:name w:val="heading 1"/>
    <w:basedOn w:val="Normal"/>
    <w:next w:val="Normal"/>
    <w:link w:val="Titre1Car"/>
    <w:uiPriority w:val="9"/>
    <w:qFormat/>
    <w:rsid w:val="00D10D57"/>
    <w:pPr>
      <w:keepNext/>
      <w:keepLines/>
      <w:numPr>
        <w:numId w:val="10"/>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Titre2">
    <w:name w:val="heading 2"/>
    <w:basedOn w:val="Normal"/>
    <w:next w:val="Normal"/>
    <w:link w:val="Titre2Car"/>
    <w:autoRedefine/>
    <w:uiPriority w:val="9"/>
    <w:unhideWhenUsed/>
    <w:qFormat/>
    <w:rsid w:val="00D10D57"/>
    <w:pPr>
      <w:keepNext/>
      <w:keepLines/>
      <w:numPr>
        <w:numId w:val="20"/>
      </w:numPr>
      <w:spacing w:before="40" w:after="0"/>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autoRedefine/>
    <w:uiPriority w:val="9"/>
    <w:unhideWhenUsed/>
    <w:qFormat/>
    <w:rsid w:val="00D10D57"/>
    <w:pPr>
      <w:keepNext/>
      <w:keepLines/>
      <w:numPr>
        <w:ilvl w:val="1"/>
        <w:numId w:val="20"/>
      </w:numPr>
      <w:spacing w:before="40" w:after="0"/>
      <w:ind w:left="1776"/>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autoRedefine/>
    <w:uiPriority w:val="9"/>
    <w:unhideWhenUsed/>
    <w:qFormat/>
    <w:rsid w:val="009561F2"/>
    <w:pPr>
      <w:keepNext/>
      <w:keepLines/>
      <w:numPr>
        <w:numId w:val="13"/>
      </w:numPr>
      <w:spacing w:before="40" w:after="2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autoRedefine/>
    <w:uiPriority w:val="9"/>
    <w:unhideWhenUsed/>
    <w:qFormat/>
    <w:rsid w:val="00A128CB"/>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10D57"/>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10D57"/>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10D57"/>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10D57"/>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10D57"/>
    <w:rPr>
      <w:rFonts w:asciiTheme="majorHAnsi" w:eastAsiaTheme="majorEastAsia" w:hAnsiTheme="majorHAnsi" w:cstheme="majorBidi"/>
      <w:b/>
      <w:color w:val="2E74B5" w:themeColor="accent1" w:themeShade="BF"/>
      <w:sz w:val="32"/>
      <w:szCs w:val="32"/>
    </w:rPr>
  </w:style>
  <w:style w:type="character" w:customStyle="1" w:styleId="Titre2Car">
    <w:name w:val="Titre 2 Car"/>
    <w:basedOn w:val="Policepardfaut"/>
    <w:link w:val="Titre2"/>
    <w:uiPriority w:val="9"/>
    <w:rsid w:val="00D10D57"/>
    <w:rPr>
      <w:rFonts w:asciiTheme="majorHAnsi" w:eastAsiaTheme="majorEastAsia" w:hAnsiTheme="majorHAnsi" w:cstheme="majorBidi"/>
      <w:b/>
      <w:color w:val="2E74B5" w:themeColor="accent1" w:themeShade="BF"/>
      <w:sz w:val="26"/>
      <w:szCs w:val="26"/>
    </w:rPr>
  </w:style>
  <w:style w:type="character" w:customStyle="1" w:styleId="Titre3Car">
    <w:name w:val="Titre 3 Car"/>
    <w:basedOn w:val="Policepardfaut"/>
    <w:link w:val="Titre3"/>
    <w:uiPriority w:val="9"/>
    <w:rsid w:val="00D10D57"/>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9561F2"/>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A128C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D10D57"/>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D10D57"/>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D10D5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10D57"/>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D10D57"/>
    <w:pPr>
      <w:tabs>
        <w:tab w:val="center" w:pos="4536"/>
        <w:tab w:val="right" w:pos="9072"/>
      </w:tabs>
      <w:spacing w:after="0" w:line="240" w:lineRule="auto"/>
    </w:pPr>
    <w:rPr>
      <w:color w:val="1F3864" w:themeColor="accent5" w:themeShade="80"/>
    </w:rPr>
  </w:style>
  <w:style w:type="character" w:customStyle="1" w:styleId="En-tteCar">
    <w:name w:val="En-tête Car"/>
    <w:basedOn w:val="Policepardfaut"/>
    <w:link w:val="En-tte"/>
    <w:uiPriority w:val="99"/>
    <w:rsid w:val="00D10D57"/>
    <w:rPr>
      <w:color w:val="1F3864" w:themeColor="accent5" w:themeShade="80"/>
    </w:rPr>
  </w:style>
  <w:style w:type="paragraph" w:styleId="Pieddepage">
    <w:name w:val="footer"/>
    <w:basedOn w:val="Normal"/>
    <w:link w:val="PieddepageCar"/>
    <w:uiPriority w:val="99"/>
    <w:unhideWhenUsed/>
    <w:rsid w:val="00D10D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0D57"/>
  </w:style>
  <w:style w:type="paragraph" w:customStyle="1" w:styleId="En-ttee">
    <w:name w:val="En-têtee"/>
    <w:basedOn w:val="En-tte"/>
    <w:link w:val="En-tteeCar"/>
    <w:qFormat/>
    <w:rsid w:val="00D10D57"/>
    <w:rPr>
      <w:b/>
      <w:color w:val="002060"/>
      <w:sz w:val="24"/>
    </w:rPr>
  </w:style>
  <w:style w:type="character" w:customStyle="1" w:styleId="En-tteeCar">
    <w:name w:val="En-têtee Car"/>
    <w:basedOn w:val="En-tteCar"/>
    <w:link w:val="En-ttee"/>
    <w:rsid w:val="00D10D57"/>
    <w:rPr>
      <w:b/>
      <w:color w:val="002060"/>
      <w:sz w:val="24"/>
    </w:rPr>
  </w:style>
  <w:style w:type="table" w:styleId="Grilledutableau">
    <w:name w:val="Table Grid"/>
    <w:basedOn w:val="TableauNormal"/>
    <w:uiPriority w:val="39"/>
    <w:rsid w:val="00D10D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D10D57"/>
    <w:pPr>
      <w:ind w:left="720"/>
      <w:contextualSpacing/>
    </w:pPr>
  </w:style>
  <w:style w:type="character" w:styleId="Titredulivre">
    <w:name w:val="Book Title"/>
    <w:basedOn w:val="Policepardfaut"/>
    <w:uiPriority w:val="33"/>
    <w:qFormat/>
    <w:rsid w:val="00D10D57"/>
    <w:rPr>
      <w:b/>
      <w:bCs/>
      <w:i/>
      <w:iCs/>
      <w:spacing w:val="5"/>
    </w:rPr>
  </w:style>
  <w:style w:type="character" w:styleId="lev">
    <w:name w:val="Strong"/>
    <w:basedOn w:val="Policepardfaut"/>
    <w:uiPriority w:val="22"/>
    <w:qFormat/>
    <w:rsid w:val="00D10D57"/>
    <w:rPr>
      <w:b w:val="0"/>
      <w:bCs/>
    </w:rPr>
  </w:style>
  <w:style w:type="paragraph" w:styleId="Sansinterligne">
    <w:name w:val="No Spacing"/>
    <w:uiPriority w:val="1"/>
    <w:qFormat/>
    <w:rsid w:val="00D10D57"/>
    <w:pPr>
      <w:spacing w:after="0" w:line="240" w:lineRule="auto"/>
    </w:pPr>
  </w:style>
  <w:style w:type="paragraph" w:styleId="Textedebulles">
    <w:name w:val="Balloon Text"/>
    <w:basedOn w:val="Normal"/>
    <w:link w:val="TextedebullesCar"/>
    <w:uiPriority w:val="99"/>
    <w:semiHidden/>
    <w:unhideWhenUsed/>
    <w:rsid w:val="00D10D5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10D57"/>
    <w:rPr>
      <w:rFonts w:ascii="Segoe UI" w:hAnsi="Segoe UI" w:cs="Segoe UI"/>
      <w:sz w:val="18"/>
      <w:szCs w:val="18"/>
    </w:rPr>
  </w:style>
  <w:style w:type="paragraph" w:styleId="En-ttedetabledesmatires">
    <w:name w:val="TOC Heading"/>
    <w:basedOn w:val="Titre1"/>
    <w:next w:val="Normal"/>
    <w:uiPriority w:val="39"/>
    <w:unhideWhenUsed/>
    <w:qFormat/>
    <w:rsid w:val="00D10D57"/>
    <w:pPr>
      <w:numPr>
        <w:numId w:val="0"/>
      </w:numPr>
      <w:outlineLvl w:val="9"/>
    </w:pPr>
    <w:rPr>
      <w:b w:val="0"/>
      <w:lang w:eastAsia="fr-FR"/>
    </w:rPr>
  </w:style>
  <w:style w:type="paragraph" w:styleId="TM1">
    <w:name w:val="toc 1"/>
    <w:basedOn w:val="Normal"/>
    <w:next w:val="Normal"/>
    <w:autoRedefine/>
    <w:uiPriority w:val="39"/>
    <w:unhideWhenUsed/>
    <w:rsid w:val="00D10D57"/>
    <w:pPr>
      <w:tabs>
        <w:tab w:val="clear" w:pos="425"/>
      </w:tabs>
      <w:spacing w:before="120" w:after="0"/>
    </w:pPr>
    <w:rPr>
      <w:b/>
      <w:bCs/>
      <w:i/>
      <w:iCs/>
      <w:sz w:val="24"/>
      <w:szCs w:val="24"/>
    </w:rPr>
  </w:style>
  <w:style w:type="paragraph" w:styleId="TM2">
    <w:name w:val="toc 2"/>
    <w:basedOn w:val="Normal"/>
    <w:next w:val="Normal"/>
    <w:autoRedefine/>
    <w:uiPriority w:val="39"/>
    <w:unhideWhenUsed/>
    <w:rsid w:val="00D10D57"/>
    <w:pPr>
      <w:tabs>
        <w:tab w:val="clear" w:pos="425"/>
      </w:tabs>
      <w:spacing w:before="120" w:after="0"/>
      <w:ind w:left="220"/>
    </w:pPr>
    <w:rPr>
      <w:b/>
      <w:bCs/>
    </w:rPr>
  </w:style>
  <w:style w:type="paragraph" w:styleId="TM3">
    <w:name w:val="toc 3"/>
    <w:basedOn w:val="Normal"/>
    <w:next w:val="Normal"/>
    <w:autoRedefine/>
    <w:uiPriority w:val="39"/>
    <w:unhideWhenUsed/>
    <w:rsid w:val="00D10D57"/>
    <w:pPr>
      <w:tabs>
        <w:tab w:val="clear" w:pos="425"/>
      </w:tabs>
      <w:spacing w:after="0"/>
      <w:ind w:left="440"/>
    </w:pPr>
    <w:rPr>
      <w:sz w:val="20"/>
      <w:szCs w:val="20"/>
    </w:rPr>
  </w:style>
  <w:style w:type="character" w:styleId="Lienhypertexte">
    <w:name w:val="Hyperlink"/>
    <w:basedOn w:val="Policepardfaut"/>
    <w:uiPriority w:val="99"/>
    <w:unhideWhenUsed/>
    <w:rsid w:val="00D10D57"/>
    <w:rPr>
      <w:color w:val="0563C1" w:themeColor="hyperlink"/>
      <w:u w:val="single"/>
    </w:rPr>
  </w:style>
  <w:style w:type="paragraph" w:styleId="Lgende">
    <w:name w:val="caption"/>
    <w:basedOn w:val="Normal"/>
    <w:next w:val="Normal"/>
    <w:uiPriority w:val="35"/>
    <w:unhideWhenUsed/>
    <w:qFormat/>
    <w:rsid w:val="00D10D57"/>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10D57"/>
    <w:pPr>
      <w:tabs>
        <w:tab w:val="clear" w:pos="425"/>
      </w:tabs>
      <w:spacing w:after="0"/>
    </w:pPr>
    <w:rPr>
      <w:i/>
      <w:iCs/>
      <w:sz w:val="20"/>
      <w:szCs w:val="20"/>
    </w:rPr>
  </w:style>
  <w:style w:type="character" w:styleId="Marquedecommentaire">
    <w:name w:val="annotation reference"/>
    <w:basedOn w:val="Policepardfaut"/>
    <w:uiPriority w:val="99"/>
    <w:semiHidden/>
    <w:unhideWhenUsed/>
    <w:rsid w:val="00D10D57"/>
    <w:rPr>
      <w:sz w:val="16"/>
      <w:szCs w:val="16"/>
    </w:rPr>
  </w:style>
  <w:style w:type="paragraph" w:styleId="Commentaire">
    <w:name w:val="annotation text"/>
    <w:basedOn w:val="Normal"/>
    <w:link w:val="CommentaireCar"/>
    <w:uiPriority w:val="99"/>
    <w:semiHidden/>
    <w:unhideWhenUsed/>
    <w:rsid w:val="00D10D57"/>
    <w:pPr>
      <w:spacing w:line="240" w:lineRule="auto"/>
    </w:pPr>
    <w:rPr>
      <w:sz w:val="20"/>
      <w:szCs w:val="20"/>
    </w:rPr>
  </w:style>
  <w:style w:type="character" w:customStyle="1" w:styleId="CommentaireCar">
    <w:name w:val="Commentaire Car"/>
    <w:basedOn w:val="Policepardfaut"/>
    <w:link w:val="Commentaire"/>
    <w:uiPriority w:val="99"/>
    <w:semiHidden/>
    <w:rsid w:val="00D10D57"/>
    <w:rPr>
      <w:sz w:val="20"/>
      <w:szCs w:val="20"/>
    </w:rPr>
  </w:style>
  <w:style w:type="character" w:customStyle="1" w:styleId="ObjetducommentaireCar">
    <w:name w:val="Objet du commentaire Car"/>
    <w:basedOn w:val="CommentaireCar"/>
    <w:link w:val="Objetducommentaire"/>
    <w:uiPriority w:val="99"/>
    <w:semiHidden/>
    <w:rsid w:val="00D10D57"/>
    <w:rPr>
      <w:b/>
      <w:bCs/>
      <w:sz w:val="20"/>
      <w:szCs w:val="20"/>
    </w:rPr>
  </w:style>
  <w:style w:type="paragraph" w:styleId="Objetducommentaire">
    <w:name w:val="annotation subject"/>
    <w:basedOn w:val="Commentaire"/>
    <w:next w:val="Commentaire"/>
    <w:link w:val="ObjetducommentaireCar"/>
    <w:uiPriority w:val="99"/>
    <w:semiHidden/>
    <w:unhideWhenUsed/>
    <w:rsid w:val="00D10D57"/>
    <w:rPr>
      <w:b/>
      <w:bCs/>
    </w:rPr>
  </w:style>
  <w:style w:type="paragraph" w:styleId="Notedebasdepage">
    <w:name w:val="footnote text"/>
    <w:basedOn w:val="Normal"/>
    <w:link w:val="NotedebasdepageCar"/>
    <w:uiPriority w:val="99"/>
    <w:semiHidden/>
    <w:unhideWhenUsed/>
    <w:rsid w:val="00D10D5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10D57"/>
    <w:rPr>
      <w:sz w:val="20"/>
      <w:szCs w:val="20"/>
    </w:rPr>
  </w:style>
  <w:style w:type="character" w:styleId="Appelnotedebasdep">
    <w:name w:val="footnote reference"/>
    <w:basedOn w:val="Policepardfaut"/>
    <w:uiPriority w:val="99"/>
    <w:semiHidden/>
    <w:unhideWhenUsed/>
    <w:rsid w:val="00D10D57"/>
    <w:rPr>
      <w:vertAlign w:val="superscript"/>
    </w:rPr>
  </w:style>
  <w:style w:type="paragraph" w:styleId="TM4">
    <w:name w:val="toc 4"/>
    <w:basedOn w:val="Normal"/>
    <w:next w:val="Normal"/>
    <w:autoRedefine/>
    <w:uiPriority w:val="39"/>
    <w:unhideWhenUsed/>
    <w:rsid w:val="00D10D57"/>
    <w:pPr>
      <w:tabs>
        <w:tab w:val="clear" w:pos="425"/>
      </w:tabs>
      <w:spacing w:after="0"/>
      <w:ind w:left="660"/>
    </w:pPr>
    <w:rPr>
      <w:sz w:val="20"/>
      <w:szCs w:val="20"/>
    </w:rPr>
  </w:style>
  <w:style w:type="paragraph" w:styleId="TM5">
    <w:name w:val="toc 5"/>
    <w:basedOn w:val="Normal"/>
    <w:next w:val="Normal"/>
    <w:autoRedefine/>
    <w:uiPriority w:val="39"/>
    <w:unhideWhenUsed/>
    <w:rsid w:val="00D10D57"/>
    <w:pPr>
      <w:tabs>
        <w:tab w:val="clear" w:pos="425"/>
      </w:tabs>
      <w:spacing w:after="0"/>
      <w:ind w:left="880"/>
    </w:pPr>
    <w:rPr>
      <w:sz w:val="20"/>
      <w:szCs w:val="20"/>
    </w:rPr>
  </w:style>
  <w:style w:type="paragraph" w:styleId="TM6">
    <w:name w:val="toc 6"/>
    <w:basedOn w:val="Normal"/>
    <w:next w:val="Normal"/>
    <w:autoRedefine/>
    <w:uiPriority w:val="39"/>
    <w:unhideWhenUsed/>
    <w:rsid w:val="00D10D57"/>
    <w:pPr>
      <w:tabs>
        <w:tab w:val="clear" w:pos="425"/>
      </w:tabs>
      <w:spacing w:after="0"/>
      <w:ind w:left="1100"/>
    </w:pPr>
    <w:rPr>
      <w:sz w:val="20"/>
      <w:szCs w:val="20"/>
    </w:rPr>
  </w:style>
  <w:style w:type="paragraph" w:styleId="TM7">
    <w:name w:val="toc 7"/>
    <w:basedOn w:val="Normal"/>
    <w:next w:val="Normal"/>
    <w:autoRedefine/>
    <w:uiPriority w:val="39"/>
    <w:unhideWhenUsed/>
    <w:rsid w:val="00D10D57"/>
    <w:pPr>
      <w:tabs>
        <w:tab w:val="clear" w:pos="425"/>
      </w:tabs>
      <w:spacing w:after="0"/>
      <w:ind w:left="1320"/>
    </w:pPr>
    <w:rPr>
      <w:sz w:val="20"/>
      <w:szCs w:val="20"/>
    </w:rPr>
  </w:style>
  <w:style w:type="paragraph" w:styleId="TM8">
    <w:name w:val="toc 8"/>
    <w:basedOn w:val="Normal"/>
    <w:next w:val="Normal"/>
    <w:autoRedefine/>
    <w:uiPriority w:val="39"/>
    <w:unhideWhenUsed/>
    <w:rsid w:val="00D10D57"/>
    <w:pPr>
      <w:tabs>
        <w:tab w:val="clear" w:pos="425"/>
      </w:tabs>
      <w:spacing w:after="0"/>
      <w:ind w:left="1540"/>
    </w:pPr>
    <w:rPr>
      <w:sz w:val="20"/>
      <w:szCs w:val="20"/>
    </w:rPr>
  </w:style>
  <w:style w:type="paragraph" w:styleId="TM9">
    <w:name w:val="toc 9"/>
    <w:basedOn w:val="Normal"/>
    <w:next w:val="Normal"/>
    <w:autoRedefine/>
    <w:uiPriority w:val="39"/>
    <w:unhideWhenUsed/>
    <w:rsid w:val="00D10D57"/>
    <w:pPr>
      <w:tabs>
        <w:tab w:val="clear" w:pos="425"/>
      </w:tabs>
      <w:spacing w:after="0"/>
      <w:ind w:left="1760"/>
    </w:pPr>
    <w:rPr>
      <w:sz w:val="20"/>
      <w:szCs w:val="20"/>
    </w:rPr>
  </w:style>
  <w:style w:type="paragraph" w:styleId="Rvision">
    <w:name w:val="Revision"/>
    <w:hidden/>
    <w:uiPriority w:val="99"/>
    <w:semiHidden/>
    <w:rsid w:val="00C07D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mail@domaine.extension" TargetMode="External"/><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mailto:it@fthmconsulting.com"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mailto:mail@domaine.extension" TargetMode="External"/><Relationship Id="rId32" Type="http://schemas.openxmlformats.org/officeDocument/2006/relationships/hyperlink" Target="mailto:mail@domaine.extension"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hyperlink" Target="mailto:mail@domaine.extension"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mailto:it@fthmconsulting.com" TargetMode="External"/><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hyperlink" Target="mailto:mail@domaine.extension" TargetMode="External"/><Relationship Id="rId41" Type="http://schemas.openxmlformats.org/officeDocument/2006/relationships/hyperlink" Target="mailto:it@fthmconsulting.com" TargetMode="External"/><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oleObject" Target="embeddings/oleObject1.bin"/><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microsoft.com/office/2011/relationships/commentsExtended" Target="commentsExtended.xml"/><Relationship Id="rId31" Type="http://schemas.openxmlformats.org/officeDocument/2006/relationships/hyperlink" Target="mailto:mail@domaine.extension" TargetMode="External"/><Relationship Id="rId44" Type="http://schemas.openxmlformats.org/officeDocument/2006/relationships/image" Target="media/image25.png"/><Relationship Id="rId52" Type="http://schemas.openxmlformats.org/officeDocument/2006/relationships/image" Target="media/image33.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737F2-D9D3-4368-AB7B-6B349EEB9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TotalTime>
  <Pages>1</Pages>
  <Words>11984</Words>
  <Characters>68314</Characters>
  <Application>Microsoft Office Word</Application>
  <DocSecurity>0</DocSecurity>
  <Lines>569</Lines>
  <Paragraphs>160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Rojo</dc:creator>
  <cp:keywords/>
  <dc:description/>
  <cp:lastModifiedBy>Tokimahery</cp:lastModifiedBy>
  <cp:revision>62</cp:revision>
  <dcterms:created xsi:type="dcterms:W3CDTF">2021-06-30T08:51:00Z</dcterms:created>
  <dcterms:modified xsi:type="dcterms:W3CDTF">2021-08-05T06:56:00Z</dcterms:modified>
</cp:coreProperties>
</file>